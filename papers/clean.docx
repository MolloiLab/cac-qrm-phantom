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4BA43" w14:textId="1CFEF080" w:rsidR="00B03031" w:rsidRDefault="00B03031" w:rsidP="00883ED6">
      <w:pPr>
        <w:pStyle w:val="Title"/>
        <w:jc w:val="center"/>
      </w:pPr>
      <w:r>
        <w:t>Integrated Intensity-Based Technique for Coronary Artery Calcium Mass Measurement: A Phantom Study</w:t>
      </w:r>
    </w:p>
    <w:p w14:paraId="3FE647E2" w14:textId="77777777" w:rsidR="00883ED6" w:rsidRDefault="00883ED6" w:rsidP="00DF7F73">
      <w:pPr>
        <w:pStyle w:val="Subtitle"/>
        <w:jc w:val="center"/>
      </w:pPr>
    </w:p>
    <w:p w14:paraId="63D4AE69" w14:textId="684E96F3" w:rsidR="00DF7F73" w:rsidRDefault="00356B67" w:rsidP="00DF7F73">
      <w:pPr>
        <w:pStyle w:val="Subtitle"/>
        <w:jc w:val="center"/>
      </w:pPr>
      <w:r w:rsidRPr="008163B7">
        <w:t xml:space="preserve">Dale Black, </w:t>
      </w:r>
      <w:proofErr w:type="spellStart"/>
      <w:r w:rsidRPr="008163B7">
        <w:t>Xingshuo</w:t>
      </w:r>
      <w:proofErr w:type="spellEnd"/>
      <w:r w:rsidRPr="008163B7">
        <w:t xml:space="preserve"> Xiao, </w:t>
      </w:r>
      <w:proofErr w:type="spellStart"/>
      <w:r w:rsidRPr="008163B7">
        <w:t>Sabee</w:t>
      </w:r>
      <w:proofErr w:type="spellEnd"/>
      <w:r w:rsidRPr="008163B7">
        <w:t xml:space="preserve"> </w:t>
      </w:r>
      <w:proofErr w:type="spellStart"/>
      <w:r w:rsidRPr="008163B7">
        <w:t>Molloi</w:t>
      </w:r>
      <w:proofErr w:type="spellEnd"/>
    </w:p>
    <w:p w14:paraId="2A01DCB8" w14:textId="77777777" w:rsidR="000F35CB" w:rsidRPr="000F35CB" w:rsidRDefault="000F35CB" w:rsidP="000F35CB"/>
    <w:p w14:paraId="7133DF3D" w14:textId="77777777" w:rsidR="00DF7F73" w:rsidRPr="00D17EAB" w:rsidRDefault="00DF7F73" w:rsidP="00DF7F73">
      <w:pPr>
        <w:pStyle w:val="Subtitle"/>
        <w:jc w:val="center"/>
        <w:rPr>
          <w:rFonts w:cstheme="minorHAnsi"/>
        </w:rPr>
      </w:pPr>
      <w:r w:rsidRPr="00D17EAB">
        <w:rPr>
          <w:rFonts w:cstheme="minorHAnsi"/>
        </w:rPr>
        <w:t>Department of Radiological Sciences, University of California, Irvine,</w:t>
      </w:r>
    </w:p>
    <w:p w14:paraId="07837187" w14:textId="6E0812FB" w:rsidR="00DF7F73" w:rsidRPr="00DF7F73" w:rsidRDefault="00DF7F73" w:rsidP="00DF7F73">
      <w:pPr>
        <w:pStyle w:val="Subtitle"/>
        <w:jc w:val="center"/>
      </w:pPr>
      <w:r w:rsidRPr="00D17EAB">
        <w:rPr>
          <w:rFonts w:cstheme="minorHAnsi"/>
        </w:rPr>
        <w:t>Irvine, California, 92697, USA</w:t>
      </w:r>
    </w:p>
    <w:p w14:paraId="7B1DFF42" w14:textId="77777777" w:rsidR="00883ED6" w:rsidRDefault="00883ED6" w:rsidP="00883ED6">
      <w:pPr>
        <w:spacing w:line="480" w:lineRule="auto"/>
        <w:rPr>
          <w:rFonts w:cstheme="minorHAnsi"/>
          <w:b/>
          <w:sz w:val="22"/>
          <w:szCs w:val="22"/>
        </w:rPr>
      </w:pPr>
    </w:p>
    <w:p w14:paraId="70C47738" w14:textId="77777777" w:rsidR="00883ED6" w:rsidRDefault="00883ED6" w:rsidP="00883ED6">
      <w:pPr>
        <w:spacing w:line="480" w:lineRule="auto"/>
        <w:rPr>
          <w:rFonts w:cstheme="minorHAnsi"/>
          <w:b/>
          <w:sz w:val="22"/>
          <w:szCs w:val="22"/>
        </w:rPr>
      </w:pPr>
    </w:p>
    <w:p w14:paraId="727D5E70" w14:textId="77777777" w:rsidR="00883ED6" w:rsidRDefault="00883ED6" w:rsidP="00883ED6">
      <w:pPr>
        <w:spacing w:line="480" w:lineRule="auto"/>
        <w:rPr>
          <w:rFonts w:cstheme="minorHAnsi"/>
          <w:b/>
          <w:sz w:val="22"/>
          <w:szCs w:val="22"/>
        </w:rPr>
      </w:pPr>
    </w:p>
    <w:p w14:paraId="42B4CC4B" w14:textId="77777777" w:rsidR="00883ED6" w:rsidRDefault="00883ED6" w:rsidP="00883ED6">
      <w:pPr>
        <w:spacing w:line="480" w:lineRule="auto"/>
        <w:rPr>
          <w:rFonts w:cstheme="minorHAnsi"/>
          <w:b/>
          <w:sz w:val="22"/>
          <w:szCs w:val="22"/>
        </w:rPr>
      </w:pPr>
    </w:p>
    <w:p w14:paraId="6482B9A5" w14:textId="77777777" w:rsidR="00883ED6" w:rsidRDefault="00883ED6" w:rsidP="00883ED6">
      <w:pPr>
        <w:spacing w:line="480" w:lineRule="auto"/>
        <w:rPr>
          <w:rFonts w:cstheme="minorHAnsi"/>
          <w:b/>
          <w:sz w:val="22"/>
          <w:szCs w:val="22"/>
        </w:rPr>
      </w:pPr>
    </w:p>
    <w:p w14:paraId="451D2799" w14:textId="77777777" w:rsidR="00883ED6" w:rsidRDefault="00883ED6" w:rsidP="00883ED6">
      <w:pPr>
        <w:spacing w:line="480" w:lineRule="auto"/>
        <w:rPr>
          <w:rFonts w:cstheme="minorHAnsi"/>
          <w:b/>
          <w:sz w:val="22"/>
          <w:szCs w:val="22"/>
        </w:rPr>
      </w:pPr>
    </w:p>
    <w:p w14:paraId="7528D395" w14:textId="77777777" w:rsidR="00883ED6" w:rsidRDefault="00883ED6" w:rsidP="00883ED6">
      <w:pPr>
        <w:spacing w:line="480" w:lineRule="auto"/>
        <w:rPr>
          <w:rFonts w:cstheme="minorHAnsi"/>
          <w:b/>
          <w:sz w:val="22"/>
          <w:szCs w:val="22"/>
        </w:rPr>
      </w:pPr>
    </w:p>
    <w:p w14:paraId="40A772A8" w14:textId="77777777" w:rsidR="00883ED6" w:rsidRDefault="00883ED6" w:rsidP="00883ED6">
      <w:pPr>
        <w:spacing w:line="480" w:lineRule="auto"/>
        <w:rPr>
          <w:rFonts w:cstheme="minorHAnsi"/>
          <w:b/>
          <w:sz w:val="22"/>
          <w:szCs w:val="22"/>
        </w:rPr>
      </w:pPr>
    </w:p>
    <w:p w14:paraId="4C07C276" w14:textId="77777777" w:rsidR="00883ED6" w:rsidRDefault="00883ED6" w:rsidP="00883ED6">
      <w:pPr>
        <w:spacing w:line="480" w:lineRule="auto"/>
        <w:rPr>
          <w:rFonts w:cstheme="minorHAnsi"/>
          <w:b/>
          <w:sz w:val="22"/>
          <w:szCs w:val="22"/>
        </w:rPr>
      </w:pPr>
    </w:p>
    <w:p w14:paraId="261D5E81" w14:textId="77777777" w:rsidR="00883ED6" w:rsidRDefault="00883ED6" w:rsidP="00883ED6">
      <w:pPr>
        <w:spacing w:line="480" w:lineRule="auto"/>
        <w:rPr>
          <w:rFonts w:cstheme="minorHAnsi"/>
          <w:b/>
          <w:sz w:val="22"/>
          <w:szCs w:val="22"/>
        </w:rPr>
      </w:pPr>
    </w:p>
    <w:p w14:paraId="4AC00082" w14:textId="23B57CA1" w:rsidR="00883ED6" w:rsidRPr="00D17EAB" w:rsidRDefault="00883ED6" w:rsidP="00883ED6">
      <w:pPr>
        <w:spacing w:line="480" w:lineRule="auto"/>
        <w:rPr>
          <w:rFonts w:cstheme="minorHAnsi"/>
          <w:sz w:val="22"/>
          <w:szCs w:val="22"/>
        </w:rPr>
      </w:pPr>
      <w:r w:rsidRPr="00D17EAB">
        <w:rPr>
          <w:rFonts w:cstheme="minorHAnsi"/>
          <w:b/>
          <w:sz w:val="22"/>
          <w:szCs w:val="22"/>
        </w:rPr>
        <w:t>Address for Correspondence:</w:t>
      </w:r>
    </w:p>
    <w:p w14:paraId="42E04C00" w14:textId="77777777" w:rsidR="00883ED6" w:rsidRPr="00D17EAB" w:rsidRDefault="00883ED6" w:rsidP="00883ED6">
      <w:pPr>
        <w:widowControl w:val="0"/>
        <w:spacing w:line="480" w:lineRule="auto"/>
        <w:jc w:val="both"/>
        <w:rPr>
          <w:rFonts w:eastAsia="Calibri" w:cstheme="minorHAnsi"/>
          <w:sz w:val="22"/>
          <w:szCs w:val="22"/>
        </w:rPr>
      </w:pPr>
      <w:proofErr w:type="spellStart"/>
      <w:r w:rsidRPr="00D17EAB">
        <w:rPr>
          <w:rFonts w:eastAsia="Calibri" w:cstheme="minorHAnsi"/>
          <w:sz w:val="22"/>
          <w:szCs w:val="22"/>
        </w:rPr>
        <w:t>Sabee</w:t>
      </w:r>
      <w:proofErr w:type="spellEnd"/>
      <w:r w:rsidRPr="00D17EAB">
        <w:rPr>
          <w:rFonts w:eastAsia="Calibri" w:cstheme="minorHAnsi"/>
          <w:sz w:val="22"/>
          <w:szCs w:val="22"/>
        </w:rPr>
        <w:t xml:space="preserve"> </w:t>
      </w:r>
      <w:proofErr w:type="spellStart"/>
      <w:r w:rsidRPr="00D17EAB">
        <w:rPr>
          <w:rFonts w:eastAsia="Calibri" w:cstheme="minorHAnsi"/>
          <w:sz w:val="22"/>
          <w:szCs w:val="22"/>
        </w:rPr>
        <w:t>Molloi</w:t>
      </w:r>
      <w:proofErr w:type="spellEnd"/>
      <w:r w:rsidRPr="00D17EAB">
        <w:rPr>
          <w:rFonts w:eastAsia="Calibri" w:cstheme="minorHAnsi"/>
          <w:sz w:val="22"/>
          <w:szCs w:val="22"/>
        </w:rPr>
        <w:t>, Ph.D.</w:t>
      </w:r>
    </w:p>
    <w:p w14:paraId="31D06E7F"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Department of Radiological Sciences, Medical Sciences I, B-140</w:t>
      </w:r>
    </w:p>
    <w:p w14:paraId="242BD774"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University of California, Irvine, CA 92697</w:t>
      </w:r>
    </w:p>
    <w:p w14:paraId="40F54466"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 xml:space="preserve">Fax: </w:t>
      </w:r>
      <w:r w:rsidRPr="00D17EAB">
        <w:rPr>
          <w:rFonts w:cstheme="minorHAnsi"/>
          <w:sz w:val="22"/>
          <w:szCs w:val="22"/>
          <w:shd w:val="clear" w:color="auto" w:fill="FFFFFF"/>
        </w:rPr>
        <w:t>(949) 824-8115</w:t>
      </w:r>
    </w:p>
    <w:p w14:paraId="1C4DCCEE" w14:textId="77777777" w:rsidR="00883ED6" w:rsidRPr="00D17EAB" w:rsidRDefault="00883ED6" w:rsidP="00883ED6">
      <w:pPr>
        <w:widowControl w:val="0"/>
        <w:spacing w:line="480" w:lineRule="auto"/>
        <w:jc w:val="both"/>
        <w:rPr>
          <w:rFonts w:eastAsia="Calibri" w:cstheme="minorHAnsi"/>
          <w:sz w:val="22"/>
          <w:szCs w:val="22"/>
        </w:rPr>
      </w:pPr>
      <w:r w:rsidRPr="00D17EAB">
        <w:rPr>
          <w:rFonts w:eastAsia="Calibri" w:cstheme="minorHAnsi"/>
          <w:sz w:val="22"/>
          <w:szCs w:val="22"/>
        </w:rPr>
        <w:t>Telephone: (949) 824-5904</w:t>
      </w:r>
    </w:p>
    <w:p w14:paraId="32F4E67E" w14:textId="18131F74" w:rsidR="00883ED6" w:rsidRPr="0099614C" w:rsidRDefault="00883ED6" w:rsidP="0099614C">
      <w:pPr>
        <w:widowControl w:val="0"/>
        <w:spacing w:line="480" w:lineRule="auto"/>
        <w:jc w:val="both"/>
        <w:rPr>
          <w:rFonts w:eastAsia="Calibri" w:cstheme="minorHAnsi"/>
          <w:color w:val="0000FF"/>
          <w:u w:val="single"/>
        </w:rPr>
      </w:pPr>
      <w:r w:rsidRPr="00D17EAB">
        <w:rPr>
          <w:rFonts w:eastAsia="Calibri" w:cstheme="minorHAnsi"/>
          <w:sz w:val="22"/>
          <w:szCs w:val="22"/>
        </w:rPr>
        <w:t xml:space="preserve">E-mail: </w:t>
      </w:r>
      <w:r w:rsidRPr="002C01D2">
        <w:rPr>
          <w:rFonts w:eastAsia="Calibri" w:cstheme="minorHAnsi"/>
        </w:rPr>
        <w:t>symolloi@uci.edu</w:t>
      </w:r>
      <w:r w:rsidR="00266DA4">
        <w:br w:type="page"/>
      </w:r>
    </w:p>
    <w:p w14:paraId="3E109B07" w14:textId="083B7D72" w:rsidR="002B6CCB" w:rsidRDefault="004B322F" w:rsidP="002B61D2">
      <w:pPr>
        <w:pStyle w:val="Heading1"/>
        <w:spacing w:line="480" w:lineRule="auto"/>
        <w:jc w:val="center"/>
      </w:pPr>
      <w:r>
        <w:lastRenderedPageBreak/>
        <w:t>Abstract</w:t>
      </w:r>
    </w:p>
    <w:p w14:paraId="1BF0BDF3" w14:textId="0D035D21" w:rsidR="00230D64" w:rsidRDefault="00230D64" w:rsidP="002B61D2">
      <w:pPr>
        <w:pStyle w:val="Heading2"/>
        <w:spacing w:line="480" w:lineRule="auto"/>
      </w:pPr>
      <w:r>
        <w:t>Background</w:t>
      </w:r>
    </w:p>
    <w:p w14:paraId="55186AA4" w14:textId="6DDC1F78" w:rsidR="00230D64" w:rsidRPr="00230D64" w:rsidRDefault="00230D64" w:rsidP="002B61D2">
      <w:pPr>
        <w:spacing w:line="480" w:lineRule="auto"/>
      </w:pPr>
      <w:proofErr w:type="spellStart"/>
      <w:r>
        <w:t>Agatston</w:t>
      </w:r>
      <w:proofErr w:type="spellEnd"/>
      <w:r>
        <w:t xml:space="preserve"> scoring, the traditional method for measuring coronary artery calcium, is limited in its ability to </w:t>
      </w:r>
      <w:r w:rsidR="0067755E">
        <w:t xml:space="preserve">accurately </w:t>
      </w:r>
      <w:r>
        <w:t>quantify low-density calcifications, among other things. Th</w:t>
      </w:r>
      <w:r w:rsidR="00836D96">
        <w:t xml:space="preserve">e inaccuracy of </w:t>
      </w:r>
      <w:proofErr w:type="spellStart"/>
      <w:r w:rsidR="00836D96">
        <w:t>Agatston</w:t>
      </w:r>
      <w:proofErr w:type="spellEnd"/>
      <w:r w:rsidR="00836D96">
        <w:t xml:space="preserve"> scoring</w:t>
      </w:r>
      <w:r>
        <w:t xml:space="preserve"> is likely due</w:t>
      </w:r>
      <w:r w:rsidR="00836D96">
        <w:t xml:space="preserve"> partly</w:t>
      </w:r>
      <w:r>
        <w:t xml:space="preserve"> to the arbitrary thresholding requirement of </w:t>
      </w:r>
      <w:proofErr w:type="spellStart"/>
      <w:r>
        <w:t>Agatston</w:t>
      </w:r>
      <w:proofErr w:type="spellEnd"/>
      <w:r>
        <w:t xml:space="preserve"> scorin</w:t>
      </w:r>
      <w:r w:rsidR="00EE4E5B">
        <w:t>g.</w:t>
      </w:r>
      <w:r w:rsidR="0067755E">
        <w:t xml:space="preserve"> </w:t>
      </w:r>
    </w:p>
    <w:p w14:paraId="46AF2103" w14:textId="1F78B183" w:rsidR="00230D64" w:rsidRDefault="00230D64" w:rsidP="002B61D2">
      <w:pPr>
        <w:pStyle w:val="Heading2"/>
        <w:spacing w:line="480" w:lineRule="auto"/>
      </w:pPr>
      <w:r>
        <w:t>Purpose</w:t>
      </w:r>
    </w:p>
    <w:p w14:paraId="2EA05C33" w14:textId="34A34DF0" w:rsidR="0067755E" w:rsidRPr="0067755E" w:rsidRDefault="0067755E" w:rsidP="002B61D2">
      <w:pPr>
        <w:spacing w:line="480" w:lineRule="auto"/>
      </w:pPr>
      <w:r>
        <w:t>A calcium quantification technique that removes the need for arbitrary thresholding and is more accurate, sensitive, reproducible, and robust is neede</w:t>
      </w:r>
      <w:r w:rsidR="00836D96">
        <w:t>d. Improvements to calcium scoring will likely improve</w:t>
      </w:r>
      <w:r>
        <w:t xml:space="preserve"> patient </w:t>
      </w:r>
      <w:r w:rsidR="00836D96">
        <w:t>risk stratification</w:t>
      </w:r>
      <w:r>
        <w:t xml:space="preserve"> and outcome.</w:t>
      </w:r>
    </w:p>
    <w:p w14:paraId="16EBAF42" w14:textId="02C9F787" w:rsidR="00230D64" w:rsidRDefault="00230D64" w:rsidP="002B61D2">
      <w:pPr>
        <w:pStyle w:val="Heading2"/>
        <w:spacing w:line="480" w:lineRule="auto"/>
      </w:pPr>
      <w:r>
        <w:t>Methods</w:t>
      </w:r>
    </w:p>
    <w:p w14:paraId="1929A480" w14:textId="66AF2DFE" w:rsidR="00FF234D" w:rsidRPr="00FF234D" w:rsidRDefault="00FF234D" w:rsidP="002B61D2">
      <w:pPr>
        <w:spacing w:line="480" w:lineRule="auto"/>
      </w:pPr>
      <w:r>
        <w:t xml:space="preserve">The integrated Hounsfield technique was adapted for calcium scoring (integrated calcium </w:t>
      </w:r>
      <w:r w:rsidR="00113F85">
        <w:t>mass</w:t>
      </w:r>
      <w:r>
        <w:t xml:space="preserve">). Integrated calcium </w:t>
      </w:r>
      <w:r w:rsidR="00113F85">
        <w:t xml:space="preserve">mass </w:t>
      </w:r>
      <w:r>
        <w:t xml:space="preserve">requires no thresholding and includes all calcium information within an image. This study utilized </w:t>
      </w:r>
      <w:r w:rsidR="004D7B30">
        <w:t>phantom images a</w:t>
      </w:r>
      <w:r w:rsidR="004B0C1C">
        <w:t>c</w:t>
      </w:r>
      <w:r w:rsidR="004D7B30">
        <w:t xml:space="preserve">quired by G van </w:t>
      </w:r>
      <w:proofErr w:type="spellStart"/>
      <w:r w:rsidR="004D7B30">
        <w:t>Praagh</w:t>
      </w:r>
      <w:proofErr w:type="spellEnd"/>
      <w:r w:rsidR="004D7B30">
        <w:t xml:space="preserve"> et al., </w:t>
      </w:r>
      <w:r w:rsidR="00AE560D">
        <w:t xml:space="preserve">with calcium </w:t>
      </w:r>
      <w:r w:rsidR="00570A63" w:rsidRPr="00570A63">
        <w:t>hydroxyapatite (HA) densities</w:t>
      </w:r>
      <w:r w:rsidR="00AE560D">
        <w:t xml:space="preserve"> in the range of </w:t>
      </w:r>
      <w:r w:rsidR="005643B1">
        <w:t>200-</w:t>
      </w:r>
      <w:r w:rsidR="005643B1" w:rsidRPr="005643B1">
        <w:t>800 mgHAcm</w:t>
      </w:r>
      <w:r w:rsidR="005643B1" w:rsidRPr="00773208">
        <w:rPr>
          <w:vertAlign w:val="superscript"/>
        </w:rPr>
        <w:t xml:space="preserve">-3 </w:t>
      </w:r>
      <w:r>
        <w:t xml:space="preserve">to measure calcium according to integrated calcium </w:t>
      </w:r>
      <w:r w:rsidR="00113F85">
        <w:t xml:space="preserve">mass </w:t>
      </w:r>
      <w:r>
        <w:t xml:space="preserve">and </w:t>
      </w:r>
      <w:proofErr w:type="spellStart"/>
      <w:r>
        <w:t>Agatston</w:t>
      </w:r>
      <w:proofErr w:type="spellEnd"/>
      <w:r>
        <w:t xml:space="preserve"> scoring. The </w:t>
      </w:r>
      <w:r w:rsidR="005A7830">
        <w:t xml:space="preserve">calcium mass was known, which allowed for accuracy, reproducibility, sensitivity, and robustness comparisons between integrated calcium </w:t>
      </w:r>
      <w:r w:rsidR="00113F85">
        <w:t xml:space="preserve">mass </w:t>
      </w:r>
      <w:r w:rsidR="005A7830">
        <w:t xml:space="preserve">and </w:t>
      </w:r>
      <w:proofErr w:type="spellStart"/>
      <w:r w:rsidR="005A7830">
        <w:t>Agatston</w:t>
      </w:r>
      <w:proofErr w:type="spellEnd"/>
      <w:r w:rsidR="005A7830">
        <w:t xml:space="preserve"> scoring. Multiple </w:t>
      </w:r>
      <w:r w:rsidR="00654A80">
        <w:t xml:space="preserve">CT </w:t>
      </w:r>
      <w:r w:rsidR="005A7830">
        <w:t>vendors (Canon, GE, Philips, Siemens) were used during the image acquisition phase, which</w:t>
      </w:r>
      <w:r w:rsidR="00A5354B">
        <w:t xml:space="preserve"> provided a</w:t>
      </w:r>
      <w:r w:rsidR="005A7830">
        <w:t xml:space="preserve"> more robust comparison between the two calcium scoring techniques. </w:t>
      </w:r>
      <w:r w:rsidR="00F1433C" w:rsidRPr="00F1433C">
        <w:t xml:space="preserve">Three calcification inserts of different diameters (1, 3, and 5 mm) and different HA densities </w:t>
      </w:r>
      <w:r w:rsidR="00F1433C">
        <w:t xml:space="preserve">(200, 400, and 800 </w:t>
      </w:r>
      <w:r w:rsidR="00F1433C" w:rsidRPr="00783BB8">
        <w:t>mgHAcm</w:t>
      </w:r>
      <w:r w:rsidR="00F1433C" w:rsidRPr="00783BB8">
        <w:rPr>
          <w:vertAlign w:val="superscript"/>
        </w:rPr>
        <w:t>-</w:t>
      </w:r>
      <w:r w:rsidR="00F1433C">
        <w:rPr>
          <w:vertAlign w:val="superscript"/>
        </w:rPr>
        <w:t>3</w:t>
      </w:r>
      <w:r w:rsidR="00F1433C">
        <w:t xml:space="preserve">) </w:t>
      </w:r>
      <w:r w:rsidR="00F1433C" w:rsidRPr="00F1433C">
        <w:t xml:space="preserve">were </w:t>
      </w:r>
      <w:r w:rsidR="00F1433C" w:rsidRPr="00F1433C">
        <w:lastRenderedPageBreak/>
        <w:t>placed within the phantom</w:t>
      </w:r>
      <w:r w:rsidR="00D91713">
        <w:t xml:space="preserve">. The effect of motion was also analyzed using a dynamic phantom. All dynamic phantom calcium inserts were 5.0 </w:t>
      </w:r>
      <w:r w:rsidR="00D91713" w:rsidRPr="00DA7762">
        <w:t>±</w:t>
      </w:r>
      <w:r w:rsidR="00D91713">
        <w:t xml:space="preserve"> 0.1 mm in diameter with a length of 10.0 </w:t>
      </w:r>
      <w:r w:rsidR="00D91713" w:rsidRPr="00DA7762">
        <w:t>±</w:t>
      </w:r>
      <w:r w:rsidR="00D91713">
        <w:t xml:space="preserve"> 0.1 mm. The four different densities were </w:t>
      </w:r>
      <w:r w:rsidR="00D91713" w:rsidRPr="00DA7762">
        <w:t>196 ± 3, 380 ± 2, 408 ± 2, and 800 ± 2 mgHAcm</w:t>
      </w:r>
      <w:r w:rsidR="00D91713" w:rsidRPr="00DA7762">
        <w:rPr>
          <w:vertAlign w:val="superscript"/>
        </w:rPr>
        <w:t>-3</w:t>
      </w:r>
      <w:r w:rsidR="00D91713">
        <w:t>.</w:t>
      </w:r>
    </w:p>
    <w:p w14:paraId="710C25B2" w14:textId="632E5FA5" w:rsidR="00230D64" w:rsidRDefault="00230D64" w:rsidP="002B61D2">
      <w:pPr>
        <w:pStyle w:val="Heading2"/>
        <w:spacing w:line="480" w:lineRule="auto"/>
      </w:pPr>
      <w:r>
        <w:t>Results</w:t>
      </w:r>
    </w:p>
    <w:p w14:paraId="29A114D8" w14:textId="083D2A53" w:rsidR="002621CF" w:rsidRPr="00410137" w:rsidRDefault="002621CF" w:rsidP="002B61D2">
      <w:pPr>
        <w:spacing w:line="480" w:lineRule="auto"/>
        <w:rPr>
          <w:rFonts w:eastAsiaTheme="minorEastAsia"/>
        </w:rPr>
      </w:pPr>
      <w:r>
        <w:t xml:space="preserve">Integrated calcium </w:t>
      </w:r>
      <w:r w:rsidR="00113F85">
        <w:t xml:space="preserve">mass </w:t>
      </w:r>
      <w:r>
        <w:t xml:space="preserve">was more accurate than </w:t>
      </w:r>
      <w:proofErr w:type="spellStart"/>
      <w:r w:rsidRPr="007D50F7">
        <w:rPr>
          <w:rFonts w:cstheme="minorHAnsi"/>
        </w:rPr>
        <w:t>Agatston</w:t>
      </w:r>
      <w:proofErr w:type="spellEnd"/>
      <w:r w:rsidRPr="007D50F7">
        <w:rPr>
          <w:rFonts w:cstheme="minorHAnsi"/>
        </w:rPr>
        <w:t xml:space="preserve"> scoring </w:t>
      </w:r>
      <w:r w:rsidR="00410137" w:rsidRPr="007D50F7">
        <w:rPr>
          <w:rFonts w:cstheme="minorHAnsi"/>
        </w:rPr>
        <w:t>for</w:t>
      </w:r>
      <w:r w:rsidRPr="007D50F7">
        <w:rPr>
          <w:rFonts w:cstheme="minorHAnsi"/>
        </w:rPr>
        <w:t xml:space="preserve"> stationary scans</w:t>
      </w:r>
      <w:r w:rsidR="00410137" w:rsidRPr="007D50F7">
        <w:rPr>
          <w:rFonts w:cstheme="minorHAnsi"/>
        </w:rPr>
        <w:t xml:space="preserve"> </w:t>
      </w:r>
      <w:r w:rsidRPr="007D50F7">
        <w:rPr>
          <w:rFonts w:cstheme="minorHAnsi"/>
        </w:rPr>
        <w:t>(</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Integrated</m:t>
            </m:r>
          </m:sub>
        </m:sSub>
        <m:r>
          <w:rPr>
            <w:rFonts w:ascii="Cambria Math" w:hAnsi="Cambria Math" w:cstheme="minorHAnsi"/>
          </w:rPr>
          <m:t>=3.03</m:t>
        </m:r>
      </m:oMath>
      <w:r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Agatson</m:t>
            </m:r>
          </m:sub>
        </m:sSub>
        <m:r>
          <w:rPr>
            <w:rFonts w:ascii="Cambria Math" w:hAnsi="Cambria Math" w:cstheme="minorHAnsi"/>
          </w:rPr>
          <m:t>=4.06</m:t>
        </m:r>
      </m:oMath>
      <w:r w:rsidRPr="007D50F7">
        <w:rPr>
          <w:rFonts w:cstheme="minorHAnsi"/>
        </w:rPr>
        <w:t>) and motion affected scans</w:t>
      </w:r>
      <w:r w:rsidR="00410137"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Integrated</m:t>
            </m:r>
          </m:sub>
        </m:sSub>
        <m:r>
          <w:rPr>
            <w:rFonts w:ascii="Cambria Math" w:hAnsi="Cambria Math" w:cstheme="minorHAnsi"/>
          </w:rPr>
          <m:t>=14.35</m:t>
        </m:r>
      </m:oMath>
      <w:r w:rsidR="00410137" w:rsidRPr="007D50F7">
        <w:rPr>
          <w:rFonts w:cstheme="minorHAnsi"/>
        </w:rPr>
        <w:t xml:space="preserve">, </w:t>
      </w:r>
      <m:oMath>
        <m:r>
          <w:rPr>
            <w:rFonts w:ascii="Cambria Math" w:hAnsi="Cambria Math" w:cstheme="minorHAnsi"/>
          </w:rPr>
          <m:t>RMS</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vertAlign w:val="subscript"/>
              </w:rPr>
              <m:t>Agatson</m:t>
            </m:r>
          </m:sub>
        </m:sSub>
        <m:r>
          <w:rPr>
            <w:rFonts w:ascii="Cambria Math" w:hAnsi="Cambria Math" w:cstheme="minorHAnsi"/>
          </w:rPr>
          <m:t>=21.40</m:t>
        </m:r>
      </m:oMath>
      <w:r w:rsidR="00410137" w:rsidRPr="007D50F7">
        <w:rPr>
          <w:rFonts w:cstheme="minorHAnsi"/>
        </w:rPr>
        <w:t>)</w:t>
      </w:r>
      <w:r w:rsidR="00654A80" w:rsidRPr="007D50F7">
        <w:rPr>
          <w:rFonts w:cstheme="minorHAnsi"/>
        </w:rPr>
        <w:t>. On average, integrated</w:t>
      </w:r>
      <w:r w:rsidR="00654A80">
        <w:t xml:space="preserve"> calcium </w:t>
      </w:r>
      <w:r w:rsidR="00113F85">
        <w:t xml:space="preserve">mass </w:t>
      </w:r>
      <w:r w:rsidR="00654A80">
        <w:t xml:space="preserve">was more reproducible than </w:t>
      </w:r>
      <w:proofErr w:type="spellStart"/>
      <w:r w:rsidR="00654A80">
        <w:t>Agatston</w:t>
      </w:r>
      <w:proofErr w:type="spellEnd"/>
      <w:r w:rsidR="00654A80">
        <w:t xml:space="preserve"> scoring for two of the CT vendors. The percentage of false-negative calcium scores was lower for integrated calcium </w:t>
      </w:r>
      <w:r w:rsidR="00113F85">
        <w:t xml:space="preserve">mass </w:t>
      </w:r>
      <w:r w:rsidR="00654A80">
        <w:t>(</w:t>
      </w:r>
      <w:r w:rsidR="007D50F7">
        <w:t xml:space="preserve">9.44%) than </w:t>
      </w:r>
      <w:proofErr w:type="spellStart"/>
      <w:r w:rsidR="007D50F7">
        <w:t>Agatston</w:t>
      </w:r>
      <w:proofErr w:type="spellEnd"/>
      <w:r w:rsidR="007D50F7">
        <w:t xml:space="preserve"> scoring (27.7</w:t>
      </w:r>
      <w:r w:rsidR="00345B34">
        <w:t>8</w:t>
      </w:r>
      <w:r w:rsidR="007D50F7">
        <w:t xml:space="preserve">%). Integrated calcium </w:t>
      </w:r>
      <w:r w:rsidR="00113F85">
        <w:t xml:space="preserve">mass </w:t>
      </w:r>
      <w:r w:rsidR="007D50F7">
        <w:t xml:space="preserve">was more robust to changes </w:t>
      </w:r>
      <w:r w:rsidR="003C6A6D">
        <w:t>to specific</w:t>
      </w:r>
      <w:r w:rsidR="007D50F7">
        <w:t xml:space="preserve"> scan parameters than </w:t>
      </w:r>
      <w:proofErr w:type="spellStart"/>
      <w:r w:rsidR="007D50F7">
        <w:t>Agatston</w:t>
      </w:r>
      <w:proofErr w:type="spellEnd"/>
      <w:r w:rsidR="007D50F7">
        <w:t xml:space="preserve"> scoring (slice thickness, tube voltage, tube current time product). </w:t>
      </w:r>
      <w:r w:rsidR="0091605F">
        <w:t>C</w:t>
      </w:r>
      <w:r w:rsidR="0091605F" w:rsidRPr="0091605F">
        <w:t xml:space="preserve">hanges to </w:t>
      </w:r>
      <w:r w:rsidR="007D50F7">
        <w:t xml:space="preserve">Field-of-view was the only parameter where </w:t>
      </w:r>
      <w:proofErr w:type="spellStart"/>
      <w:r w:rsidR="007D50F7">
        <w:t>Agatston</w:t>
      </w:r>
      <w:proofErr w:type="spellEnd"/>
      <w:r w:rsidR="007D50F7">
        <w:t xml:space="preserve"> scoring outperformed integrated calcium </w:t>
      </w:r>
      <w:r w:rsidR="00113F85">
        <w:t>mass</w:t>
      </w:r>
      <w:r w:rsidR="007D50F7">
        <w:t>.</w:t>
      </w:r>
    </w:p>
    <w:p w14:paraId="2F3CC229" w14:textId="77777777" w:rsidR="007D50F7" w:rsidRDefault="00230D64" w:rsidP="002B61D2">
      <w:pPr>
        <w:pStyle w:val="Heading2"/>
        <w:spacing w:line="480" w:lineRule="auto"/>
      </w:pPr>
      <w:r>
        <w:t>Conclusions</w:t>
      </w:r>
    </w:p>
    <w:p w14:paraId="41788893" w14:textId="2D8D6E3F" w:rsidR="007D50F7" w:rsidRPr="004F7568" w:rsidRDefault="007D50F7" w:rsidP="002B61D2">
      <w:pPr>
        <w:spacing w:line="480" w:lineRule="auto"/>
      </w:pPr>
      <w:r>
        <w:t xml:space="preserve">The results of this study indicate that integrated calcium </w:t>
      </w:r>
      <w:r w:rsidR="00113F85">
        <w:t xml:space="preserve">mass </w:t>
      </w:r>
      <w:r>
        <w:t xml:space="preserve">is more accurate and sensitive than </w:t>
      </w:r>
      <w:proofErr w:type="spellStart"/>
      <w:r>
        <w:t>Agatston</w:t>
      </w:r>
      <w:proofErr w:type="spellEnd"/>
      <w:r>
        <w:t xml:space="preserve"> scoring on a variety of different CT vendors. The </w:t>
      </w:r>
      <w:r w:rsidR="00F103F3">
        <w:t>substantial re</w:t>
      </w:r>
      <w:r w:rsidR="007F63B2">
        <w:t xml:space="preserve">duction </w:t>
      </w:r>
      <w:r w:rsidR="001B2900">
        <w:t>in fal</w:t>
      </w:r>
      <w:r w:rsidR="00F819AF">
        <w:t>s</w:t>
      </w:r>
      <w:r w:rsidR="001B2900">
        <w:t>e</w:t>
      </w:r>
      <w:r w:rsidR="00850744">
        <w:t>-</w:t>
      </w:r>
      <w:r w:rsidR="001B2900">
        <w:t>negative</w:t>
      </w:r>
      <w:r w:rsidR="00850744">
        <w:t xml:space="preserve"> zero CAC scores </w:t>
      </w:r>
      <w:r w:rsidR="00007DD3">
        <w:t xml:space="preserve">for </w:t>
      </w:r>
      <w:r>
        <w:t xml:space="preserve">integrative calcium scoring is likely to improve risk-stratification for patients undergoing calcium scoring and </w:t>
      </w:r>
      <w:r w:rsidR="00E433B7">
        <w:t>the</w:t>
      </w:r>
      <w:r w:rsidR="0089250F">
        <w:t>ir potential</w:t>
      </w:r>
      <w:r w:rsidR="00E433B7">
        <w:t xml:space="preserve"> </w:t>
      </w:r>
      <w:r>
        <w:t>outcome.</w:t>
      </w:r>
    </w:p>
    <w:p w14:paraId="1F3DFF60" w14:textId="42361126" w:rsidR="002B6CCB" w:rsidRPr="00230D64" w:rsidRDefault="002B6CCB" w:rsidP="002B61D2">
      <w:pPr>
        <w:pStyle w:val="Heading2"/>
        <w:spacing w:line="480" w:lineRule="auto"/>
        <w:rPr>
          <w:rFonts w:asciiTheme="minorHAnsi" w:eastAsiaTheme="minorHAnsi" w:hAnsiTheme="minorHAnsi" w:cstheme="minorBidi"/>
          <w:color w:val="auto"/>
          <w:sz w:val="24"/>
          <w:szCs w:val="24"/>
        </w:rPr>
      </w:pPr>
      <w:r>
        <w:br w:type="page"/>
      </w:r>
    </w:p>
    <w:p w14:paraId="40D0E491" w14:textId="74739060" w:rsidR="004B322F" w:rsidRDefault="004B322F" w:rsidP="002B61D2">
      <w:pPr>
        <w:pStyle w:val="Heading1"/>
        <w:spacing w:line="480" w:lineRule="auto"/>
      </w:pPr>
      <w:r>
        <w:lastRenderedPageBreak/>
        <w:t>I. Introduction</w:t>
      </w:r>
    </w:p>
    <w:p w14:paraId="61A0B58A" w14:textId="3DFC2934" w:rsidR="008E7B68" w:rsidRDefault="008E7B68" w:rsidP="002B61D2">
      <w:pPr>
        <w:spacing w:line="480" w:lineRule="auto"/>
      </w:pPr>
      <w:r>
        <w:t>Coronary artery calcification (CAC) scoring is an important marker of atherosclerosis</w:t>
      </w:r>
      <w:r w:rsidR="00773208">
        <w:t xml:space="preserve"> </w:t>
      </w:r>
      <w:r w:rsidR="00773208">
        <w:fldChar w:fldCharType="begin"/>
      </w:r>
      <w:r w:rsidR="00773208">
        <w:instrText xml:space="preserve"> ADDIN ZOTERO_ITEM CSL_CITATION {"citationID":"tDbjsTQs","properties":{"formattedCitation":"[1]","plainCitation":"[1]","noteIndex":0},"citationItems":[{"id":269,"uris":["http://zotero.org/users/6884353/items/D77D7DS4"],"itemData":{"id":269,"type":"article-journal","abstract":"Coronary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773208">
        <w:fldChar w:fldCharType="separate"/>
      </w:r>
      <w:r w:rsidR="00773208">
        <w:rPr>
          <w:noProof/>
        </w:rPr>
        <w:t>[1]</w:t>
      </w:r>
      <w:r w:rsidR="00773208">
        <w:fldChar w:fldCharType="end"/>
      </w:r>
      <w:r>
        <w:t xml:space="preserve">. Calcium scoring is a technique </w:t>
      </w:r>
      <w:r w:rsidR="00E433B7">
        <w:t>that</w:t>
      </w:r>
      <w:r>
        <w:t xml:space="preserve"> utilize</w:t>
      </w:r>
      <w:r w:rsidR="00637970">
        <w:t>s</w:t>
      </w:r>
      <w:r>
        <w:t xml:space="preserve"> computed tomography (CT) to </w:t>
      </w:r>
      <w:r w:rsidR="00637970">
        <w:t>measure</w:t>
      </w:r>
      <w:r>
        <w:t xml:space="preserve"> the amount of calcium contained within a </w:t>
      </w:r>
      <w:r w:rsidR="00E433B7">
        <w:t>patient's</w:t>
      </w:r>
      <w:r>
        <w:t xml:space="preserve"> coronary arteries. Calcium scoring is </w:t>
      </w:r>
      <w:r w:rsidR="00E433B7">
        <w:t>a significant</w:t>
      </w:r>
      <w:r>
        <w:t xml:space="preserve"> predictor of heart disease</w:t>
      </w:r>
      <w:r w:rsidR="00637970">
        <w:t xml:space="preserve">, </w:t>
      </w:r>
      <w:r>
        <w:t xml:space="preserve">the </w:t>
      </w:r>
      <w:r w:rsidR="00DD1418">
        <w:t xml:space="preserve">most </w:t>
      </w:r>
      <w:r>
        <w:t>common cause of death worldwide</w:t>
      </w:r>
      <w:r w:rsidR="00773208">
        <w:t xml:space="preserve"> </w:t>
      </w:r>
      <w:r w:rsidR="00773208">
        <w:fldChar w:fldCharType="begin"/>
      </w:r>
      <w:r w:rsidR="00773208">
        <w:instrText xml:space="preserve"> ADDIN ZOTERO_ITEM CSL_CITATION {"citationID":"VaOMxB0P","properties":{"formattedCitation":"[2], [3]","plainCitation":"[2], [3]","noteIndex":0},"citationItems":[{"id":272,"uris":["http://zotero.org/users/6884353/items/HK9PR5M3"],"itemData":{"id":272,"type":"webpage","title":"Predictive Value of Coronary Artery Calcium Score Categories for Coronary Events Versus Strokes: Impact of Sex and Race | Circulation: Cardiovascular Imaging","URL":"https://www.ahajournals.org/doi/10.1161/CIRCIMAGING.119.010153","accessed":{"date-parts":[["2022",6,3]]}}},{"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773208">
        <w:fldChar w:fldCharType="separate"/>
      </w:r>
      <w:r w:rsidR="00773208">
        <w:rPr>
          <w:noProof/>
        </w:rPr>
        <w:t>[2], [3]</w:t>
      </w:r>
      <w:r w:rsidR="00773208">
        <w:fldChar w:fldCharType="end"/>
      </w:r>
      <w:r>
        <w:t xml:space="preserve">. </w:t>
      </w:r>
    </w:p>
    <w:p w14:paraId="5F185982" w14:textId="77777777" w:rsidR="008A06BF" w:rsidRPr="008E7B68" w:rsidRDefault="008A06BF" w:rsidP="002B61D2">
      <w:pPr>
        <w:spacing w:line="480" w:lineRule="auto"/>
      </w:pPr>
    </w:p>
    <w:p w14:paraId="2CFCBDF3" w14:textId="0D87A800" w:rsidR="008E7B68" w:rsidRDefault="008E7B68" w:rsidP="002B61D2">
      <w:pPr>
        <w:spacing w:line="480" w:lineRule="auto"/>
      </w:pPr>
      <w:proofErr w:type="spellStart"/>
      <w:r>
        <w:t>Agatston</w:t>
      </w:r>
      <w:proofErr w:type="spellEnd"/>
      <w:r>
        <w:t xml:space="preserve"> scoring is the most common calcium scoring technique </w:t>
      </w:r>
      <w:r w:rsidR="00773208">
        <w:fldChar w:fldCharType="begin"/>
      </w:r>
      <w:r w:rsidR="00773208">
        <w:instrText xml:space="preserve"> ADDIN ZOTERO_ITEM CSL_CITATION {"citationID":"ClWc2u90","properties":{"formattedCitation":"[4]","plainCitation":"[4]","noteIndex":0},"citationItems":[{"id":283,"uris":["http://zotero.org/users/6884353/items/TET44U53"],"itemData":{"id":283,"type":"article-journal","abstract":"Ultrafast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773208">
        <w:fldChar w:fldCharType="separate"/>
      </w:r>
      <w:r w:rsidR="00773208">
        <w:rPr>
          <w:noProof/>
        </w:rPr>
        <w:t>[4]</w:t>
      </w:r>
      <w:r w:rsidR="00773208">
        <w:fldChar w:fldCharType="end"/>
      </w:r>
      <w:r>
        <w:t xml:space="preserve">. </w:t>
      </w:r>
      <w:proofErr w:type="spellStart"/>
      <w:r>
        <w:t>Agatston</w:t>
      </w:r>
      <w:proofErr w:type="spellEnd"/>
      <w:r>
        <w:t xml:space="preserve"> scoring is a good predictor of major adverse cardiac events (MACE)</w:t>
      </w:r>
      <w:r w:rsidR="00773208">
        <w:t xml:space="preserve"> </w:t>
      </w:r>
      <w:r w:rsidR="00773208">
        <w:fldChar w:fldCharType="begin"/>
      </w:r>
      <w:r w:rsidR="00773208">
        <w:instrText xml:space="preserve"> ADDIN ZOTERO_ITEM CSL_CITATION {"citationID":"HOie4WD4","properties":{"formattedCitation":"[5]","plainCitation":"[5]","noteIndex":0},"citationItems":[{"id":430,"uris":["http://zotero.org/users/6884353/items/UZIMMLK3"],"itemData":{"id":430,"type":"article-journal","abstract":"Background\n\nThe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73208">
        <w:fldChar w:fldCharType="separate"/>
      </w:r>
      <w:r w:rsidR="00773208">
        <w:rPr>
          <w:noProof/>
        </w:rPr>
        <w:t>[5]</w:t>
      </w:r>
      <w:r w:rsidR="00773208">
        <w:fldChar w:fldCharType="end"/>
      </w:r>
      <w:r>
        <w:t xml:space="preserve"> but has been shown to characterize a significant number of patients </w:t>
      </w:r>
      <w:r w:rsidR="0072056A">
        <w:t xml:space="preserve">as </w:t>
      </w:r>
      <w:r w:rsidR="00A31EBD">
        <w:t>containing</w:t>
      </w:r>
      <w:r>
        <w:t xml:space="preserve"> zero</w:t>
      </w:r>
      <w:r w:rsidR="00637970">
        <w:t>-</w:t>
      </w:r>
      <w:r>
        <w:t xml:space="preserve">CAC (CAC=0) </w:t>
      </w:r>
      <w:r w:rsidR="0072056A">
        <w:t xml:space="preserve">while </w:t>
      </w:r>
      <w:r w:rsidR="00637970">
        <w:t>still</w:t>
      </w:r>
      <w:r>
        <w:t xml:space="preserve"> </w:t>
      </w:r>
      <w:r w:rsidR="00637970">
        <w:t>develop</w:t>
      </w:r>
      <w:r w:rsidR="0072056A">
        <w:t xml:space="preserve">ing </w:t>
      </w:r>
      <w:r>
        <w:t xml:space="preserve">MACE </w:t>
      </w:r>
      <w:r w:rsidR="00773208">
        <w:fldChar w:fldCharType="begin"/>
      </w:r>
      <w:r w:rsidR="00773208">
        <w:instrText xml:space="preserve"> ADDIN ZOTERO_ITEM CSL_CITATION {"citationID":"F17yQZ8T","properties":{"formattedCitation":"[6]","plainCitation":"[6]","noteIndex":0},"citationItems":[{"id":288,"uris":["http://zotero.org/users/6884353/items/KBAVFKLM"],"itemData":{"id":288,"type":"article-journal","abstract":"The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73208">
        <w:fldChar w:fldCharType="separate"/>
      </w:r>
      <w:r w:rsidR="00773208">
        <w:rPr>
          <w:noProof/>
        </w:rPr>
        <w:t>[6]</w:t>
      </w:r>
      <w:r w:rsidR="00773208">
        <w:fldChar w:fldCharType="end"/>
      </w:r>
      <w:r>
        <w:t xml:space="preserve">. One possible reason </w:t>
      </w:r>
      <w:r w:rsidR="008A06BF">
        <w:t xml:space="preserve">for this discrepancy </w:t>
      </w:r>
      <w:r>
        <w:t xml:space="preserve">is the intensity-based thresholding that </w:t>
      </w:r>
      <w:proofErr w:type="spellStart"/>
      <w:r>
        <w:t>Agatston</w:t>
      </w:r>
      <w:proofErr w:type="spellEnd"/>
      <w:r>
        <w:t xml:space="preserve"> scoring requires, which makes </w:t>
      </w:r>
      <w:r w:rsidR="00093770">
        <w:t>it hard to detect</w:t>
      </w:r>
      <w:r>
        <w:t xml:space="preserve"> </w:t>
      </w:r>
      <w:r w:rsidR="00E433B7">
        <w:t>low-density</w:t>
      </w:r>
      <w:r>
        <w:t xml:space="preserve"> calcifications</w:t>
      </w:r>
      <w:r w:rsidR="00093770">
        <w:t xml:space="preserve"> below the arbitrary threshold of 130 Hounsfield units</w:t>
      </w:r>
      <w:r>
        <w:t>.</w:t>
      </w:r>
      <w:r w:rsidR="00040F6F">
        <w:t xml:space="preserve"> Another possibility is </w:t>
      </w:r>
      <w:r w:rsidR="00201E3E">
        <w:t xml:space="preserve">that </w:t>
      </w:r>
      <w:r w:rsidR="00040F6F">
        <w:t xml:space="preserve">these patients may have plaques that have not yet calcified </w:t>
      </w:r>
      <w:r w:rsidR="00040F6F">
        <w:fldChar w:fldCharType="begin"/>
      </w:r>
      <w:r w:rsidR="00040F6F">
        <w:instrText xml:space="preserve"> ADDIN ZOTERO_ITEM CSL_CITATION {"citationID":"CjLN856R","properties":{"formattedCitation":"[7]","plainCitation":"[7]","noteIndex":0},"citationItems":[{"id":439,"uris":["http://zotero.org/users/6884353/items/YZM24USE"],"itemData":{"id":439,"type":"article-journal","abstract":"IMPORTANCE: The diagnostic value is unclear of a 0 coronary artery calcium (CAC) score to rule out obstructive coronary artery disease (CAD) and near-term clinical events across different age groups.\nOBJECTIVE: To assess the diagnostic value of a CAC score of 0 for reducing the likelihood of obstructive CAD and to assess the implications of such a CAC score and obstructive CAD across different age groups.\nDESIGN, SETTING, AND PARTICIPANTS: This cohort study obtained data from the Western Denmark Heart Registry and had a median follow-up time of 4.3 years. Included patients were aged 18 years or older who underwent computed tomography angiography (CTA) between January 1, 2008, and December 31, 2017, because of symptoms that were suggestive of CAD. Data analysis was performed from April 5 to July 7, 2021.\nEXPOSURES: Obstructive CAD, which was defined as 50% or more luminal stenosis.\nMAIN OUTCOMES AND MEASURES: Proportion of individuals with obstructive CAD who had a CAC score of 0. Risk-adjusted diagnostic likelihood ratios were used to assess the diagnostic value of a CAC score of 0 for reducing the likelihood of obstructive CAD beyond clinical variables. Risk factors associated with myocardial infarction and death were estimated.\nRESULTS: A total of 23 759 symptomatic patients, of whom 12 771 (54%) had a CAC score of 0, were included. This cohort had a median (IQR) age of 58 (49-65) years and was primarily composed of women (13 160 [55%]). Overall, the prevalence of obstructive CAD was relatively low across all age groups, ranging from 3% (39 of 1278 patients) in those who were younger than 40 years to 8% (52 of 619) among those who were 70 years or older. In patients with obstructive CAD, 14% (725 of 5043) had a CAC score of 0, and the prevalence varied across age groups from 58% (39 of 68) among those who were younger than 40 years, 34% (192 of 562) among those aged 40 to 49 years, 18% (268 of 1486) among those aged 50 to 59 years, 9% (174 of 1963) among those aged 60 to 69 years, to 5% (52 of 964) among those who were 70 years or older. The added diagnostic value of a CAC score of 0 decreased at a younger age, with a risk factor-adjusted diagnostic likelihood ratio of a CAC score of 0 ranging from 0.68 (approximately 32% lower likelihood of obstructive CAD than expected) in those who were younger than 40 years to 0.18 (approximately 82% lower likelihood than expected) in those who were 70 years or older. The presence of obstructive vs nonobstructive CAD among those with a CAC score of 0 was associated with a multivariable adjusted hazard ratio of 1.51 (95% CI, 0.98-2.33) for myocardial infarction and all-cause death; however, this hazard ratio varied from 1.80 (95% CI, 1.02-3.19) in those who were younger than 60 years to 1.24 (95% CI, 0.64-2.39) in those who were 60 years or older.\nCONCLUSIONS AND RELEVANCE: This cohort study found that the diagnostic value of a CAC score of 0 to rule out obstructive CAD beyond clinical variables was dependent on age, with the added diagnostic value being smaller for younger patients. In symptomatic patients who were younger than 60 years, a sizable proportion of obstructive CAD occurred among those without CAC and was associated with an increased risk of myocardial infarction and all-cause death.","container-title":"JAMA cardiology","DOI":"10.1001/jamacardio.2021.4406","ISSN":"2380-6591","issue":"1","journalAbbreviation":"JAMA Cardiol","language":"eng","note":"PMID: 34705022\nPMCID: PMC8552116","page":"36-44","source":"PubMed","title":"Association of Age With the Diagnostic Value of Coronary Artery Calcium Score for Ruling Out Coronary Stenosis in Symptomatic Patients","volume":"7","author":[{"family":"Mortensen","given":"Martin Bødtker"},{"family":"Gaur","given":"Sara"},{"family":"Frimmer","given":"Attila"},{"family":"Bøtker","given":"Hans Erik"},{"family":"Sørensen","given":"Henrik Toft"},{"family":"Kragholm","given":"Kristian Hay"},{"family":"Niels Peter","given":"Sand Rønnow"},{"family":"Steffensen","given":"Flemming Hald"},{"family":"Jensen","given":"Rebekka Vibjerg"},{"family":"Mæng","given":"Michael"},{"family":"Kanstrup","given":"Helle"},{"family":"Blaha","given":"Michael J."},{"family":"Shaw","given":"Leslee J."},{"family":"Dzaye","given":"Omar"},{"family":"Leipsic","given":"Jonathon"},{"family":"Nørgaard","given":"Bjarne Linde"},{"family":"Jensen","given":"Jesper Møller"}],"issued":{"date-parts":[["2022",1,1]]}}}],"schema":"https://github.com/citation-style-language/schema/raw/master/csl-citation.json"} </w:instrText>
      </w:r>
      <w:r w:rsidR="00040F6F">
        <w:fldChar w:fldCharType="separate"/>
      </w:r>
      <w:r w:rsidR="00040F6F">
        <w:rPr>
          <w:noProof/>
        </w:rPr>
        <w:t>[7]</w:t>
      </w:r>
      <w:r w:rsidR="00040F6F">
        <w:fldChar w:fldCharType="end"/>
      </w:r>
      <w:r w:rsidR="00040F6F">
        <w:t>.</w:t>
      </w:r>
      <w:r>
        <w:t xml:space="preserve"> </w:t>
      </w:r>
      <w:r w:rsidR="008A06BF">
        <w:t xml:space="preserve">Other techniques like spatially weighted calcium scoring have been </w:t>
      </w:r>
      <w:r w:rsidR="00637970">
        <w:t xml:space="preserve">proposed </w:t>
      </w:r>
      <w:r w:rsidR="008A06BF">
        <w:t xml:space="preserve">as an alternative to </w:t>
      </w:r>
      <w:proofErr w:type="spellStart"/>
      <w:r w:rsidR="008A06BF">
        <w:t>Agatston</w:t>
      </w:r>
      <w:proofErr w:type="spellEnd"/>
      <w:r w:rsidR="008A06BF">
        <w:t xml:space="preserve"> scoring </w:t>
      </w:r>
      <w:r w:rsidR="00637970">
        <w:t xml:space="preserve">because it </w:t>
      </w:r>
      <w:r w:rsidR="008A06BF">
        <w:t xml:space="preserve">does not require any thresholding and improves upon the predictive value of </w:t>
      </w:r>
      <w:proofErr w:type="spellStart"/>
      <w:r w:rsidR="008A06BF">
        <w:t>Agatston</w:t>
      </w:r>
      <w:proofErr w:type="spellEnd"/>
      <w:r w:rsidR="008A06BF">
        <w:t xml:space="preserve"> scoring</w:t>
      </w:r>
      <w:r w:rsidR="00773208">
        <w:rPr>
          <w:noProof/>
        </w:rPr>
        <w:t xml:space="preserve"> </w:t>
      </w:r>
      <w:r w:rsidR="00773208">
        <w:rPr>
          <w:noProof/>
        </w:rPr>
        <w:fldChar w:fldCharType="begin"/>
      </w:r>
      <w:r w:rsidR="00040F6F">
        <w:rPr>
          <w:noProof/>
        </w:rPr>
        <w:instrText xml:space="preserve"> ADDIN ZOTERO_ITEM CSL_CITATION {"citationID":"jAMtRLaU","properties":{"formattedCitation":"[8], [9]","plainCitation":"[8], [9]","noteIndex":0},"citationItems":[{"id":180,"uris":["http://zotero.org/users/6884353/items/P4IJWFNE"],"itemData":{"id":180,"type":"article-journal","abstract":"Background:\n\nA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R."}],"issued":{"date-parts":[["2012",7,2]]}}}],"schema":"https://github.com/citation-style-language/schema/raw/master/csl-citation.json"} </w:instrText>
      </w:r>
      <w:r w:rsidR="00773208">
        <w:rPr>
          <w:noProof/>
        </w:rPr>
        <w:fldChar w:fldCharType="separate"/>
      </w:r>
      <w:r w:rsidR="00040F6F">
        <w:rPr>
          <w:noProof/>
        </w:rPr>
        <w:t>[8], [9]</w:t>
      </w:r>
      <w:r w:rsidR="00773208">
        <w:rPr>
          <w:noProof/>
        </w:rPr>
        <w:fldChar w:fldCharType="end"/>
      </w:r>
      <w:r w:rsidR="008A06BF">
        <w:t>. S</w:t>
      </w:r>
      <w:r w:rsidR="00637970">
        <w:t>till, s</w:t>
      </w:r>
      <w:r w:rsidR="008A06BF">
        <w:t xml:space="preserve">patially weighted calcium scoring is limited in </w:t>
      </w:r>
      <w:r w:rsidR="00E433B7">
        <w:t>distinguishing</w:t>
      </w:r>
      <w:r w:rsidR="008A06BF">
        <w:t xml:space="preserve"> </w:t>
      </w:r>
      <w:r w:rsidR="00E433B7">
        <w:t>low-density</w:t>
      </w:r>
      <w:r w:rsidR="008A06BF">
        <w:t xml:space="preserve"> CAC from noise</w:t>
      </w:r>
      <w:r w:rsidR="00284FE5">
        <w:t xml:space="preserve"> since the spatially weighted calcium score always produces a value larger than zero with or without any plaque</w:t>
      </w:r>
      <w:r w:rsidR="008A06BF">
        <w:t xml:space="preserve">, and it lacks quantitative meaning due to its arbitrary score without </w:t>
      </w:r>
      <w:r w:rsidR="00EF2794">
        <w:t xml:space="preserve">any </w:t>
      </w:r>
      <w:r w:rsidR="008A06BF">
        <w:t>direct physical correlation.</w:t>
      </w:r>
    </w:p>
    <w:p w14:paraId="0207E890" w14:textId="193331D9" w:rsidR="003C71DD" w:rsidRDefault="003C71DD" w:rsidP="002B61D2">
      <w:pPr>
        <w:spacing w:line="480" w:lineRule="auto"/>
      </w:pPr>
    </w:p>
    <w:p w14:paraId="5C0C0AB4" w14:textId="45002A43" w:rsidR="003C71DD" w:rsidRDefault="003C71DD" w:rsidP="002B61D2">
      <w:pPr>
        <w:spacing w:line="480" w:lineRule="auto"/>
      </w:pPr>
      <w:proofErr w:type="spellStart"/>
      <w:r>
        <w:t>Agatston</w:t>
      </w:r>
      <w:proofErr w:type="spellEnd"/>
      <w:r>
        <w:t xml:space="preserve"> scoring produces an arbitrary score but can be turned into a calcium volume score or mass score by calibrating with two known materials, like a water rod and a calcium rod. Calcium </w:t>
      </w:r>
      <w:r>
        <w:lastRenderedPageBreak/>
        <w:t xml:space="preserve">mass scoring techniques within the </w:t>
      </w:r>
      <w:proofErr w:type="spellStart"/>
      <w:r>
        <w:t>Agatston</w:t>
      </w:r>
      <w:proofErr w:type="spellEnd"/>
      <w:r>
        <w:t xml:space="preserve"> regime suffer from many of the same limitations associated with </w:t>
      </w:r>
      <w:proofErr w:type="spellStart"/>
      <w:r>
        <w:t>Agatston</w:t>
      </w:r>
      <w:proofErr w:type="spellEnd"/>
      <w:r>
        <w:t xml:space="preserve"> scoring</w:t>
      </w:r>
      <w:r w:rsidR="00201E3E">
        <w:t>. A</w:t>
      </w:r>
      <w:r>
        <w:t xml:space="preserve"> previous study showed that calcium mass scoring results in up to 50% underestimation of calcium mass for large patients </w:t>
      </w:r>
      <w:r>
        <w:fldChar w:fldCharType="begin"/>
      </w:r>
      <w:r w:rsidR="00040F6F">
        <w:instrText xml:space="preserve"> ADDIN ZOTERO_ITEM CSL_CITATION {"citationID":"i6CEPqU3","properties":{"formattedCitation":"[10]\\uc0\\u8211{}[12]","plainCitation":"[10]–[12]","noteIndex":0},"citationItems":[{"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422,"uris":["http://zotero.org/users/6884353/items/PC8V2XRU"],"itemData":{"id":422,"type":"webpage","title":"Coronary calcium scores are systematically underestimated at a large chest size: A multivendor phantom study - ClinicalKey","URL":"https://www.clinicalkey.com/#!/content/playContent/1-s2.0-S1934592515001070?returnurl=null&amp;referrer=null","accessed":{"date-parts":[["2022",11,11]]}}}],"schema":"https://github.com/citation-style-language/schema/raw/master/csl-citation.json"} </w:instrText>
      </w:r>
      <w:r>
        <w:fldChar w:fldCharType="separate"/>
      </w:r>
      <w:r w:rsidR="00040F6F" w:rsidRPr="00040F6F">
        <w:rPr>
          <w:rFonts w:ascii="Calibri" w:cs="Calibri"/>
        </w:rPr>
        <w:t>[10]–[12]</w:t>
      </w:r>
      <w:r>
        <w:fldChar w:fldCharType="end"/>
      </w:r>
      <w:r>
        <w:t>.</w:t>
      </w:r>
      <w:r w:rsidR="00DF796E">
        <w:t xml:space="preserve"> Urabe </w:t>
      </w:r>
      <w:r w:rsidR="00201E3E">
        <w:t>et al.</w:t>
      </w:r>
      <w:r w:rsidR="00DF796E">
        <w:t xml:space="preserve">, showed that patients with a conventional zero-CAC score are more likely to have obstructive stenosis </w:t>
      </w:r>
      <w:r w:rsidR="00DF796E">
        <w:fldChar w:fldCharType="begin"/>
      </w:r>
      <w:r w:rsidR="00040F6F">
        <w:instrText xml:space="preserve"> ADDIN ZOTERO_ITEM CSL_CITATION {"citationID":"PtmulFta","properties":{"formattedCitation":"[13]","plainCitation":"[13]","noteIndex":0},"citationItems":[{"id":436,"uris":["http://zotero.org/users/6884353/items/HAU849NV"],"itemData":{"id":436,"type":"article-journal","abstract":"Aims: In a new-generation computed tomography (CT) scanner, coronary artery calcium (CAC) scores were measured using 3.0-mm slice reconstruction images originally acquired with 0.5 mm thickness scans in a single beat. This study investigated the usefulness of thin-slice (0.5 mm) reconstruction for identifying small calcifications in coronary arteries and evaluated the association with coronary plaques and stenosis compared to conventional 3.0-mm reconstruction images., Methods: We evaluated 132 patients with zero CAC scores in conventional 3.0-mm Agatston method using a 320-slice CT. Then, 0.5-mm slice reconstruction was performed to identify small calcifications. The presence of stenosis and coronary plaques was assessed using coronary CT angiography., Results: In total, 22 small calcifications were identified in 18 patients. There were 28 (21%) patients with any (≥ 25%) stenosis (34 lesions). Forty-seven coronary plaques were found in 33 patients (25%), including 7 calcified plaques in 7 patients (5%), 34 noncalcified plaques in 27 patients (20%), and 6 partially calcified plaques in 5 patients (4%). Patients with small calcifications had a significantly higher prevalence of noncalcified or partially calcified plaques (83% vs 14%; p &lt; 0.001) and obstructive stenosis (33% vs 5.2%; p &lt; 0.001) compared to those without small calcifications. The addition of small calcifications to the coronary risk factors when diagnosing stenosis significantly improved the diagnostic value., Conclusion: Small calcifications detected by thin-slice 0.5-mm reconstruction are useful for distinguishing coronary atherosclerotic lesions in patients with zero CAC scores from conventional CT reconstruction.","container-title":"Journal of Atherosclerosis and Thrombosis","DOI":"10.5551/jat.35808","ISSN":"1340-3478","issue":"12","journalAbbreviation":"J Atheroscler Thromb","note":"PMID: 27397477\nPMCID: PMC5221495","page":"1324-1333","source":"PubMed Central","title":"Identifying Small Coronary Calcification in Non-Contrast 0.5-mm Slice Reconstruction to Diagnose Coronary Artery Disease in Patients with a Conventional Zero Coronary Artery Calcium Score","volume":"23","author":[{"family":"Urabe","given":"Yoji"},{"family":"Yamamoto","given":"Hideya"},{"family":"Kitagawa","given":"Toshiro"},{"family":"Utsunomiya","given":"Hiroto"},{"family":"Tsushima","given":"Hiroshi"},{"family":"Tatsugami","given":"Fuminari"},{"family":"Awai","given":"Kazuo"},{"family":"Kihara","given":"Yasuki"}],"issued":{"date-parts":[["2016",12,1]]}}}],"schema":"https://github.com/citation-style-language/schema/raw/master/csl-citation.json"} </w:instrText>
      </w:r>
      <w:r w:rsidR="00DF796E">
        <w:fldChar w:fldCharType="separate"/>
      </w:r>
      <w:r w:rsidR="00040F6F">
        <w:rPr>
          <w:noProof/>
        </w:rPr>
        <w:t>[13]</w:t>
      </w:r>
      <w:r w:rsidR="00DF796E">
        <w:fldChar w:fldCharType="end"/>
      </w:r>
      <w:r w:rsidR="00DF796E">
        <w:t>.</w:t>
      </w:r>
      <w:r>
        <w:t xml:space="preserve"> These discrepancies are likely partially due to the thresholding requirement underlying each </w:t>
      </w:r>
      <w:r w:rsidR="00201E3E">
        <w:t>technique</w:t>
      </w:r>
      <w:r>
        <w:t>.</w:t>
      </w:r>
    </w:p>
    <w:p w14:paraId="0D4CE393" w14:textId="77777777" w:rsidR="00637970" w:rsidRDefault="00637970" w:rsidP="002B61D2">
      <w:pPr>
        <w:spacing w:line="480" w:lineRule="auto"/>
      </w:pPr>
    </w:p>
    <w:p w14:paraId="618C4CED" w14:textId="5C5E4908" w:rsidR="008A06BF" w:rsidRDefault="008A06BF" w:rsidP="002B61D2">
      <w:pPr>
        <w:spacing w:line="480" w:lineRule="auto"/>
      </w:pPr>
      <w:r>
        <w:t xml:space="preserve">A calcium scoring approach that is more sensitive, accurate, reproducible, and robust would be </w:t>
      </w:r>
      <w:r w:rsidR="00E433B7">
        <w:t>helpful</w:t>
      </w:r>
      <w:r>
        <w:t xml:space="preserve"> in the diagnosis and prevention of coronary artery disease. Specifically, measuring undetectable and nearly undetectable calcium levels is challenging with the current approaches</w:t>
      </w:r>
      <w:r w:rsidR="00E433B7">
        <w:t>,</w:t>
      </w:r>
      <w:r w:rsidR="00F73C39">
        <w:t xml:space="preserve"> and i</w:t>
      </w:r>
      <w:r>
        <w:t xml:space="preserve">mproving this would help to improve </w:t>
      </w:r>
      <w:r w:rsidR="0086658A">
        <w:t xml:space="preserve">patient </w:t>
      </w:r>
      <w:r w:rsidR="00E433B7">
        <w:t>risk stratification</w:t>
      </w:r>
      <w:r>
        <w:t>. Ideally, this calcium scoring method would be quantitative with a direct association to a physical quantity, like mass.</w:t>
      </w:r>
      <w:r w:rsidR="00637970">
        <w:t xml:space="preserve"> </w:t>
      </w:r>
      <w:r>
        <w:t xml:space="preserve">The integrated intensity or Hounsfield unit (HU) technique was presented as a novel way to measure coronary artery cross-sectional area </w:t>
      </w:r>
      <w:r w:rsidR="00773208">
        <w:fldChar w:fldCharType="begin"/>
      </w:r>
      <w:r w:rsidR="00040F6F">
        <w:instrText xml:space="preserve"> ADDIN ZOTERO_ITEM CSL_CITATION {"citationID":"qGRlQwKB","properties":{"formattedCitation":"[14]","plainCitation":"[14]","noteIndex":0},"citationItems":[{"id":192,"uris":["http://zotero.org/users/6884353/items/KLBTIH2A"],"itemData":{"id":192,"type":"article-journal","abstract":"Coronary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773208">
        <w:fldChar w:fldCharType="separate"/>
      </w:r>
      <w:r w:rsidR="00040F6F">
        <w:rPr>
          <w:noProof/>
        </w:rPr>
        <w:t>[14]</w:t>
      </w:r>
      <w:r w:rsidR="00773208">
        <w:fldChar w:fldCharType="end"/>
      </w:r>
      <w:r>
        <w:t xml:space="preserve">. This technique is promising in its ability </w:t>
      </w:r>
      <w:r w:rsidR="00E174AF">
        <w:t>to calculate area accurately, even past the visible threshold</w:t>
      </w:r>
      <w:r>
        <w:t>.</w:t>
      </w:r>
      <w:r w:rsidR="00127C50">
        <w:t xml:space="preserve"> Until now, this technique was limited to two-dimensional analysis and was not adapted for calcium scoring</w:t>
      </w:r>
      <w:r w:rsidR="00C77428">
        <w:t>.</w:t>
      </w:r>
    </w:p>
    <w:p w14:paraId="787F7AFB" w14:textId="77777777" w:rsidR="008A06BF" w:rsidRPr="008A06BF" w:rsidRDefault="008A06BF" w:rsidP="002B61D2">
      <w:pPr>
        <w:spacing w:line="480" w:lineRule="auto"/>
      </w:pPr>
    </w:p>
    <w:p w14:paraId="7B6548D7" w14:textId="4AF4F3A7" w:rsidR="008A06BF" w:rsidRPr="008A06BF" w:rsidRDefault="00E174AF" w:rsidP="002B61D2">
      <w:pPr>
        <w:spacing w:line="480" w:lineRule="auto"/>
      </w:pPr>
      <w:r>
        <w:t>This</w:t>
      </w:r>
      <w:r w:rsidR="00127C50">
        <w:t xml:space="preserve"> paper</w:t>
      </w:r>
      <w:r>
        <w:t xml:space="preserve"> </w:t>
      </w:r>
      <w:r w:rsidR="00F819AF">
        <w:t>implements a calcium scoring technique in physical phantom</w:t>
      </w:r>
      <w:r w:rsidR="006C4FF8">
        <w:t xml:space="preserve"> computed tomography scans a</w:t>
      </w:r>
      <w:r w:rsidR="009C3072">
        <w:t>c</w:t>
      </w:r>
      <w:r w:rsidR="006C4FF8">
        <w:t xml:space="preserve">quired by </w:t>
      </w:r>
      <w:proofErr w:type="spellStart"/>
      <w:r w:rsidR="006C4FF8">
        <w:t>Praagh</w:t>
      </w:r>
      <w:proofErr w:type="spellEnd"/>
      <w:r w:rsidR="006C4FF8">
        <w:t xml:space="preserve"> et al. </w:t>
      </w:r>
      <w:r w:rsidR="006C4FF8">
        <w:fldChar w:fldCharType="begin"/>
      </w:r>
      <w:r w:rsidR="00040F6F">
        <w:instrText xml:space="preserve"> ADDIN ZOTERO_ITEM CSL_CITATION {"citationID":"v7GdLXpx","properties":{"formattedCitation":"[15]","plainCitation":"[15]","noteIndex":0},"citationItems":[{"id":191,"uris":["http://zotero.org/users/6884353/items/7YTXBC8N"],"itemData":{"id":191,"type":"article-journal","container-title":"Medical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C4FF8">
        <w:fldChar w:fldCharType="separate"/>
      </w:r>
      <w:r w:rsidR="00040F6F">
        <w:rPr>
          <w:noProof/>
        </w:rPr>
        <w:t>[15]</w:t>
      </w:r>
      <w:r w:rsidR="006C4FF8">
        <w:fldChar w:fldCharType="end"/>
      </w:r>
      <w:r w:rsidR="003C71DD">
        <w:t>,</w:t>
      </w:r>
      <w:r w:rsidR="00F819AF">
        <w:t xml:space="preserve"> based on the integrated HU technique</w:t>
      </w:r>
      <w:r w:rsidR="00127C50">
        <w:t xml:space="preserve">. The integrated calcium </w:t>
      </w:r>
      <w:r w:rsidR="00113F85">
        <w:t xml:space="preserve">mass </w:t>
      </w:r>
      <w:r w:rsidR="00BA2584">
        <w:t xml:space="preserve">technique </w:t>
      </w:r>
      <w:r w:rsidR="00637970">
        <w:t xml:space="preserve">was evaluated against known calcium mass within a </w:t>
      </w:r>
      <w:r>
        <w:t>standard</w:t>
      </w:r>
      <w:r w:rsidR="00637970">
        <w:t xml:space="preserve"> cardiac calcification phantom and compared to </w:t>
      </w:r>
      <w:proofErr w:type="spellStart"/>
      <w:r w:rsidR="00637970">
        <w:t>Agatston</w:t>
      </w:r>
      <w:proofErr w:type="spellEnd"/>
      <w:r w:rsidR="00637970">
        <w:t xml:space="preserve"> scoring. This </w:t>
      </w:r>
      <w:r w:rsidR="00E433B7">
        <w:t>study's</w:t>
      </w:r>
      <w:r w:rsidR="00637970">
        <w:t xml:space="preserve"> calcium scoring algorithms are publicly available at </w:t>
      </w:r>
      <w:r w:rsidR="00FE6131" w:rsidRPr="00FE6131">
        <w:t>https://github.com/Dale-Black/CalciumScoring.jl</w:t>
      </w:r>
      <w:r w:rsidR="00FE6131">
        <w:t>.</w:t>
      </w:r>
    </w:p>
    <w:p w14:paraId="71590060" w14:textId="4AA4D3E7" w:rsidR="004B322F" w:rsidRDefault="004B322F" w:rsidP="002B61D2">
      <w:pPr>
        <w:pStyle w:val="Heading1"/>
        <w:spacing w:line="480" w:lineRule="auto"/>
      </w:pPr>
      <w:r>
        <w:lastRenderedPageBreak/>
        <w:t>II. Methods</w:t>
      </w:r>
    </w:p>
    <w:p w14:paraId="0962D220" w14:textId="70A573F9" w:rsidR="00016514" w:rsidRDefault="004B322F" w:rsidP="002B61D2">
      <w:pPr>
        <w:pStyle w:val="Heading2"/>
        <w:spacing w:line="480" w:lineRule="auto"/>
      </w:pPr>
      <w:r>
        <w:t>2.1 – Phantom</w:t>
      </w:r>
    </w:p>
    <w:p w14:paraId="0761D733" w14:textId="32342350" w:rsidR="005B554B" w:rsidRDefault="00CD1078" w:rsidP="002B61D2">
      <w:pPr>
        <w:spacing w:line="480" w:lineRule="auto"/>
      </w:pPr>
      <w:r>
        <w:t xml:space="preserve">This </w:t>
      </w:r>
      <w:r w:rsidR="00BE5F61">
        <w:t>study</w:t>
      </w:r>
      <w:r>
        <w:t xml:space="preserve"> utilized an anthropomorphic thorax phantom </w:t>
      </w:r>
      <w:r w:rsidRPr="00CD1078">
        <w:t xml:space="preserve">(QRM-Thorax, QRM, </w:t>
      </w:r>
      <w:proofErr w:type="spellStart"/>
      <w:r w:rsidRPr="00CD1078">
        <w:t>Möhrendorf</w:t>
      </w:r>
      <w:proofErr w:type="spellEnd"/>
      <w:r w:rsidRPr="00CD1078">
        <w:t>, Germany)</w:t>
      </w:r>
      <w:r>
        <w:t xml:space="preserve"> with a</w:t>
      </w:r>
      <w:r w:rsidR="00BE5F61">
        <w:t xml:space="preserve">n </w:t>
      </w:r>
      <w:r>
        <w:t xml:space="preserve">insert </w:t>
      </w:r>
      <w:r w:rsidR="00BE5F61">
        <w:t xml:space="preserve">containing calcium </w:t>
      </w:r>
      <w:r>
        <w:t>(</w:t>
      </w:r>
      <w:r w:rsidRPr="00CD1078">
        <w:t xml:space="preserve">Cardiac Calcification Insert (CCI), QRM, </w:t>
      </w:r>
      <w:proofErr w:type="spellStart"/>
      <w:r w:rsidRPr="00CD1078">
        <w:t>Möhrendorf</w:t>
      </w:r>
      <w:proofErr w:type="spellEnd"/>
      <w:r w:rsidRPr="00CD1078">
        <w:t>, Germany</w:t>
      </w:r>
      <w:r>
        <w:t xml:space="preserve">). </w:t>
      </w:r>
      <w:r w:rsidR="004D7B30">
        <w:t xml:space="preserve">All images were acquired by G van </w:t>
      </w:r>
      <w:proofErr w:type="spellStart"/>
      <w:r w:rsidR="004D7B30">
        <w:t>Praagh</w:t>
      </w:r>
      <w:proofErr w:type="spellEnd"/>
      <w:r w:rsidR="004D7B30">
        <w:t xml:space="preserve"> </w:t>
      </w:r>
      <w:r w:rsidR="00C6596F">
        <w:t>et al.</w:t>
      </w:r>
      <w:r w:rsidR="004D7B30">
        <w:t xml:space="preserve"> </w:t>
      </w:r>
      <w:r w:rsidR="004D7B30">
        <w:fldChar w:fldCharType="begin"/>
      </w:r>
      <w:r w:rsidR="00040F6F">
        <w:instrText xml:space="preserve"> ADDIN ZOTERO_ITEM CSL_CITATION {"citationID":"lC2prQTu","properties":{"formattedCitation":"[15]","plainCitation":"[15]","noteIndex":0},"citationItems":[{"id":191,"uris":["http://zotero.org/users/6884353/items/7YTXBC8N"],"itemData":{"id":191,"type":"article-journal","container-title":"Medical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4D7B30">
        <w:fldChar w:fldCharType="separate"/>
      </w:r>
      <w:r w:rsidR="00040F6F">
        <w:rPr>
          <w:noProof/>
        </w:rPr>
        <w:t>[15]</w:t>
      </w:r>
      <w:r w:rsidR="004D7B30">
        <w:fldChar w:fldCharType="end"/>
      </w:r>
      <w:r w:rsidR="004D7B30">
        <w:t xml:space="preserve">. </w:t>
      </w:r>
      <w:r w:rsidR="00783BB8" w:rsidRPr="00783BB8">
        <w:t xml:space="preserve">The </w:t>
      </w:r>
      <w:r w:rsidR="00547A8D">
        <w:t>c</w:t>
      </w:r>
      <w:r w:rsidR="00E71878" w:rsidRPr="00E71878">
        <w:t xml:space="preserve">ardiac </w:t>
      </w:r>
      <w:r w:rsidR="00547A8D">
        <w:t>c</w:t>
      </w:r>
      <w:r w:rsidR="00E71878" w:rsidRPr="00E71878">
        <w:t xml:space="preserve">alcification </w:t>
      </w:r>
      <w:r w:rsidR="00547A8D">
        <w:t>i</w:t>
      </w:r>
      <w:r w:rsidR="00E71878" w:rsidRPr="00E71878">
        <w:t>nsert</w:t>
      </w:r>
      <w:r w:rsidR="00783BB8" w:rsidRPr="00783BB8">
        <w:t xml:space="preserve"> </w:t>
      </w:r>
      <w:r w:rsidR="00C96E52">
        <w:t xml:space="preserve">phantom </w:t>
      </w:r>
      <w:r w:rsidR="00783BB8" w:rsidRPr="00783BB8">
        <w:t xml:space="preserve">consisted of nine </w:t>
      </w:r>
      <w:r w:rsidR="00783BB8">
        <w:t xml:space="preserve">calcification inserts made up of </w:t>
      </w:r>
      <w:r w:rsidR="00783BB8" w:rsidRPr="00783BB8">
        <w:t xml:space="preserve">hydroxyapatite (HA). </w:t>
      </w:r>
      <w:r w:rsidR="00783BB8">
        <w:t xml:space="preserve">Within the </w:t>
      </w:r>
      <w:r w:rsidR="00D43D22" w:rsidRPr="00D43D22">
        <w:t>cardiac calcification insert</w:t>
      </w:r>
      <w:r w:rsidR="00C07085">
        <w:t xml:space="preserve"> </w:t>
      </w:r>
      <w:r w:rsidR="001E28E4">
        <w:t>phantom</w:t>
      </w:r>
      <w:r w:rsidR="00783BB8">
        <w:t>, two</w:t>
      </w:r>
      <w:r w:rsidR="00783BB8" w:rsidRPr="00783BB8">
        <w:t xml:space="preserve"> calibration rods consist</w:t>
      </w:r>
      <w:r w:rsidR="00783BB8">
        <w:t>ing</w:t>
      </w:r>
      <w:r w:rsidR="00783BB8" w:rsidRPr="00783BB8">
        <w:t xml:space="preserve"> of water-equivalent material and 200 mgHAcm</w:t>
      </w:r>
      <w:r w:rsidR="00783BB8" w:rsidRPr="00783BB8">
        <w:rPr>
          <w:vertAlign w:val="superscript"/>
        </w:rPr>
        <w:t>-</w:t>
      </w:r>
      <w:r w:rsidR="00783BB8">
        <w:rPr>
          <w:vertAlign w:val="superscript"/>
        </w:rPr>
        <w:t>3</w:t>
      </w:r>
      <w:r w:rsidR="00783BB8">
        <w:t xml:space="preserve"> were also present.</w:t>
      </w:r>
      <w:r w:rsidR="00783BB8" w:rsidRPr="00783BB8">
        <w:t xml:space="preserve"> The calcifications had diameters and lengths of 1.0, 3.0, and 5.0 mm</w:t>
      </w:r>
      <w:r w:rsidR="00783BB8">
        <w:t xml:space="preserve">. </w:t>
      </w:r>
      <w:r w:rsidR="002772BE">
        <w:t>Three different</w:t>
      </w:r>
      <w:r w:rsidR="00783BB8" w:rsidRPr="00783BB8">
        <w:t xml:space="preserve"> densities were present in the phantom</w:t>
      </w:r>
      <w:r w:rsidR="002772BE">
        <w:t xml:space="preserve"> for each calcification size</w:t>
      </w:r>
      <w:r w:rsidR="00783BB8" w:rsidRPr="00783BB8">
        <w:t>: 200, 400, and 800 mgHAcm</w:t>
      </w:r>
      <w:r w:rsidR="00783BB8" w:rsidRPr="00783BB8">
        <w:rPr>
          <w:vertAlign w:val="superscript"/>
        </w:rPr>
        <w:t>-3</w:t>
      </w:r>
      <w:r w:rsidR="00783BB8" w:rsidRPr="00783BB8">
        <w:t>.</w:t>
      </w:r>
      <w:r w:rsidR="00783BB8">
        <w:t xml:space="preserve"> </w:t>
      </w:r>
      <w:r w:rsidR="00E655A3">
        <w:t xml:space="preserve">Two different patient sizes, small and large, were </w:t>
      </w:r>
      <w:r w:rsidR="00505856">
        <w:t>included</w:t>
      </w:r>
      <w:r w:rsidR="00E655A3">
        <w:t xml:space="preserve"> in this analysis by the addition of </w:t>
      </w:r>
      <w:r w:rsidR="00505856">
        <w:t xml:space="preserve">a </w:t>
      </w:r>
      <w:r w:rsidR="00E655A3">
        <w:t>fat ring. This</w:t>
      </w:r>
      <w:r w:rsidR="00505856">
        <w:t xml:space="preserve"> fat ring</w:t>
      </w:r>
      <w:r w:rsidR="00E655A3">
        <w:t xml:space="preserve"> increased the phantom size from </w:t>
      </w:r>
      <w:r w:rsidR="00E655A3" w:rsidRPr="00E655A3">
        <w:t>300 × 200 mm to 400 × 300 mm</w:t>
      </w:r>
      <w:r>
        <w:t xml:space="preserve">. </w:t>
      </w:r>
      <w:r w:rsidR="005B554B">
        <w:t>Figure 1 show</w:t>
      </w:r>
      <w:r w:rsidR="0069672D">
        <w:t xml:space="preserve">s </w:t>
      </w:r>
      <w:r w:rsidR="005B554B">
        <w:t xml:space="preserve">the QRM phantom and </w:t>
      </w:r>
      <w:r w:rsidR="00182375" w:rsidRPr="00182375">
        <w:t>cardiac calcification insert</w:t>
      </w:r>
      <w:r w:rsidR="00093355">
        <w:t xml:space="preserve"> phantom</w:t>
      </w:r>
      <w:r w:rsidR="005B554B">
        <w:t xml:space="preserve"> diagram. </w:t>
      </w:r>
      <w:r w:rsidR="005205D1">
        <w:t xml:space="preserve">Table 1 shows all the acquisition and reconstruction parameters used in the </w:t>
      </w:r>
      <w:r w:rsidR="00BA4E0A">
        <w:t>previously mentioned</w:t>
      </w:r>
      <w:r w:rsidR="005205D1">
        <w:t xml:space="preserve"> </w:t>
      </w:r>
      <w:r w:rsidR="00BE5F61">
        <w:t>study</w:t>
      </w:r>
      <w:r w:rsidR="005205D1">
        <w:t xml:space="preserve">. </w:t>
      </w:r>
    </w:p>
    <w:p w14:paraId="33E828A3" w14:textId="593B6D6F" w:rsidR="008C2B16" w:rsidRDefault="008C2B16" w:rsidP="002B61D2">
      <w:pPr>
        <w:spacing w:line="480" w:lineRule="auto"/>
      </w:pPr>
    </w:p>
    <w:p w14:paraId="57E22F76" w14:textId="29C7A0C3" w:rsidR="008C2B16" w:rsidRDefault="008C2B16" w:rsidP="002B61D2">
      <w:pPr>
        <w:spacing w:line="480" w:lineRule="auto"/>
      </w:pPr>
      <w:r w:rsidRPr="006667B1">
        <w:rPr>
          <w:rFonts w:cstheme="minorHAnsi"/>
        </w:rPr>
        <w:t xml:space="preserve">Segmenting regions of interest is an important step in calcium measurement. For this study, segmentations were done automatically based on previous work by van </w:t>
      </w:r>
      <w:proofErr w:type="spellStart"/>
      <w:r w:rsidRPr="006667B1">
        <w:rPr>
          <w:rFonts w:cstheme="minorHAnsi"/>
        </w:rPr>
        <w:t>Praagh</w:t>
      </w:r>
      <w:proofErr w:type="spellEnd"/>
      <w:r w:rsidRPr="006667B1">
        <w:rPr>
          <w:rFonts w:cstheme="minorHAnsi"/>
        </w:rPr>
        <w:t xml:space="preserve"> et al.</w:t>
      </w:r>
      <w:r>
        <w:rPr>
          <w:rFonts w:cstheme="minorHAnsi"/>
        </w:rPr>
        <w:t xml:space="preserve"> </w:t>
      </w:r>
      <w:r>
        <w:rPr>
          <w:rFonts w:cstheme="minorHAnsi"/>
        </w:rPr>
        <w:fldChar w:fldCharType="begin"/>
      </w:r>
      <w:r w:rsidR="00040F6F">
        <w:rPr>
          <w:rFonts w:cstheme="minorHAnsi"/>
        </w:rPr>
        <w:instrText xml:space="preserve"> ADDIN ZOTERO_ITEM CSL_CITATION {"citationID":"CPDoF27Y","properties":{"formattedCitation":"[15]","plainCitation":"[15]","noteIndex":0},"citationItems":[{"id":191,"uris":["http://zotero.org/users/6884353/items/7YTXBC8N"],"itemData":{"id":191,"type":"article-journal","container-title":"Medical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040F6F">
        <w:rPr>
          <w:rFonts w:cstheme="minorHAnsi"/>
          <w:noProof/>
        </w:rPr>
        <w:t>[15]</w:t>
      </w:r>
      <w:r>
        <w:rPr>
          <w:rFonts w:cstheme="minorHAnsi"/>
        </w:rPr>
        <w:fldChar w:fldCharType="end"/>
      </w:r>
      <w:r>
        <w:rPr>
          <w:rFonts w:cstheme="minorHAnsi"/>
        </w:rPr>
        <w:t xml:space="preserve"> </w:t>
      </w:r>
      <w:r w:rsidRPr="006667B1">
        <w:rPr>
          <w:rFonts w:cstheme="minorHAnsi"/>
        </w:rPr>
        <w:t xml:space="preserve">and adapted for </w:t>
      </w:r>
      <w:r>
        <w:rPr>
          <w:rFonts w:cstheme="minorHAnsi"/>
        </w:rPr>
        <w:t xml:space="preserve">the Julia programming language </w:t>
      </w:r>
      <w:r>
        <w:rPr>
          <w:rFonts w:cstheme="minorHAnsi"/>
        </w:rPr>
        <w:fldChar w:fldCharType="begin"/>
      </w:r>
      <w:r w:rsidR="0076367A">
        <w:rPr>
          <w:rFonts w:cstheme="minorHAnsi"/>
        </w:rPr>
        <w:instrText xml:space="preserve"> ADDIN ZOTERO_ITEM CSL_CITATION {"citationID":"LfnIwVRN","properties":{"formattedCitation":"[16]","plainCitation":"[16]","noteIndex":0},"citationItems":[{"id":196,"uris":["http://zotero.org/users/6884353/items/BXPHYKX7"],"itemData":{"id":196,"type":"article-journal","container-title":"SIAM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Pr>
          <w:rFonts w:cstheme="minorHAnsi"/>
        </w:rPr>
        <w:fldChar w:fldCharType="separate"/>
      </w:r>
      <w:r w:rsidR="0076367A">
        <w:rPr>
          <w:rFonts w:cstheme="minorHAnsi"/>
          <w:noProof/>
        </w:rPr>
        <w:t>[16]</w:t>
      </w:r>
      <w:r>
        <w:rPr>
          <w:rFonts w:cstheme="minorHAnsi"/>
        </w:rPr>
        <w:fldChar w:fldCharType="end"/>
      </w:r>
      <w:r w:rsidRPr="006667B1">
        <w:rPr>
          <w:rFonts w:cstheme="minorHAnsi"/>
        </w:rPr>
        <w:t xml:space="preserve">. </w:t>
      </w:r>
    </w:p>
    <w:p w14:paraId="671EFE42" w14:textId="653409F3" w:rsidR="005B554B" w:rsidRDefault="00DE3568" w:rsidP="002B61D2">
      <w:pPr>
        <w:spacing w:line="480" w:lineRule="auto"/>
        <w:jc w:val="center"/>
      </w:pPr>
      <w:r>
        <w:rPr>
          <w:noProof/>
        </w:rPr>
        <w:lastRenderedPageBreak/>
        <w:drawing>
          <wp:inline distT="0" distB="0" distL="0" distR="0" wp14:anchorId="186E9675" wp14:editId="609CBBB4">
            <wp:extent cx="4765675" cy="2038880"/>
            <wp:effectExtent l="0" t="0" r="0" b="635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8">
                      <a:extLst>
                        <a:ext uri="{28A0092B-C50C-407E-A947-70E740481C1C}">
                          <a14:useLocalDpi xmlns:a14="http://schemas.microsoft.com/office/drawing/2010/main" val="0"/>
                        </a:ext>
                      </a:extLst>
                    </a:blip>
                    <a:srcRect t="26273" b="30944"/>
                    <a:stretch/>
                  </pic:blipFill>
                  <pic:spPr bwMode="auto">
                    <a:xfrm>
                      <a:off x="0" y="0"/>
                      <a:ext cx="4824163" cy="2063903"/>
                    </a:xfrm>
                    <a:prstGeom prst="rect">
                      <a:avLst/>
                    </a:prstGeom>
                    <a:ln>
                      <a:noFill/>
                    </a:ln>
                    <a:extLst>
                      <a:ext uri="{53640926-AAD7-44D8-BBD7-CCE9431645EC}">
                        <a14:shadowObscured xmlns:a14="http://schemas.microsoft.com/office/drawing/2010/main"/>
                      </a:ext>
                    </a:extLst>
                  </pic:spPr>
                </pic:pic>
              </a:graphicData>
            </a:graphic>
          </wp:inline>
        </w:drawing>
      </w:r>
    </w:p>
    <w:p w14:paraId="165F0874" w14:textId="4A201170" w:rsidR="00CD1078" w:rsidRDefault="00B02269" w:rsidP="002B61D2">
      <w:pPr>
        <w:spacing w:line="480" w:lineRule="auto"/>
        <w:jc w:val="center"/>
      </w:pPr>
      <w:r w:rsidRPr="00B02269">
        <w:rPr>
          <w:b/>
          <w:bCs/>
        </w:rPr>
        <w:t>Fig. 1</w:t>
      </w:r>
      <w:r>
        <w:t xml:space="preserve"> </w:t>
      </w:r>
      <w:r w:rsidR="00DB159F">
        <w:t xml:space="preserve">(A) Shows a sketch of </w:t>
      </w:r>
      <w:r w:rsidR="00217FA9">
        <w:t xml:space="preserve">the </w:t>
      </w:r>
      <w:r w:rsidR="005E2A4B">
        <w:t xml:space="preserve">small </w:t>
      </w:r>
      <w:r w:rsidR="00381A7F" w:rsidRPr="00CD1078">
        <w:t>QRM-Thorax</w:t>
      </w:r>
      <w:r w:rsidR="00381A7F">
        <w:t xml:space="preserve"> </w:t>
      </w:r>
      <w:r w:rsidR="00DB159F">
        <w:t xml:space="preserve">phantom with the </w:t>
      </w:r>
      <w:r w:rsidR="00B35A86" w:rsidRPr="00B35A86">
        <w:t>cardiac calcification insert phantom</w:t>
      </w:r>
      <w:r w:rsidR="00F44989">
        <w:t xml:space="preserve"> </w:t>
      </w:r>
      <w:r w:rsidR="00DB159F">
        <w:t>located in the center.</w:t>
      </w:r>
      <w:r w:rsidRPr="00B02269">
        <w:t xml:space="preserve"> (</w:t>
      </w:r>
      <w:r w:rsidR="00DB159F">
        <w:t>B) Show</w:t>
      </w:r>
      <w:r w:rsidR="003237ED">
        <w:t>s</w:t>
      </w:r>
      <w:r w:rsidR="00DB159F">
        <w:t xml:space="preserve"> an a</w:t>
      </w:r>
      <w:r w:rsidRPr="00B02269">
        <w:t xml:space="preserve">xial and lateral sketch of the </w:t>
      </w:r>
      <w:r w:rsidR="00F00FFC" w:rsidRPr="00F00FFC">
        <w:t>cardiac calcification insert phantom</w:t>
      </w:r>
      <w:r w:rsidR="00DB159F">
        <w:t>.</w:t>
      </w:r>
    </w:p>
    <w:p w14:paraId="6BAF6D60" w14:textId="3170C8C0" w:rsidR="00573013" w:rsidRDefault="00573013" w:rsidP="002B61D2">
      <w:pPr>
        <w:spacing w:line="480" w:lineRule="auto"/>
        <w:jc w:val="center"/>
      </w:pPr>
    </w:p>
    <w:p w14:paraId="140EEFDB" w14:textId="0F201291" w:rsidR="00BA4E0A" w:rsidRDefault="00BA4E0A" w:rsidP="002B61D2">
      <w:pPr>
        <w:spacing w:line="480" w:lineRule="auto"/>
      </w:pPr>
      <w:r w:rsidRPr="00BA4E0A">
        <w:rPr>
          <w:b/>
          <w:bCs/>
        </w:rPr>
        <w:t>Table 1</w:t>
      </w:r>
      <w:r>
        <w:t xml:space="preserve"> Acquisition and reconstruction parameters for all CT systems used in this </w:t>
      </w:r>
      <w:r w:rsidR="00BE5F61">
        <w:t>study</w:t>
      </w:r>
      <w:r>
        <w:t xml:space="preserve">. </w:t>
      </w:r>
      <w:r w:rsidRPr="0069672D">
        <w:rPr>
          <w:i/>
          <w:iCs/>
        </w:rPr>
        <w:t>Note</w:t>
      </w:r>
      <w:r w:rsidRPr="0069672D">
        <w:t xml:space="preserve">. </w:t>
      </w:r>
      <w:r w:rsidR="00D62D27">
        <w:t>Adapted</w:t>
      </w:r>
      <w:r w:rsidRPr="0069672D">
        <w:t xml:space="preserve"> from </w:t>
      </w:r>
      <w:r w:rsidR="00E433B7">
        <w:t>"</w:t>
      </w:r>
      <w:r w:rsidRPr="0069672D">
        <w:t>Fully automated quantification method (FQM) of coronary calcium in an anthropomorphic phantom,</w:t>
      </w:r>
      <w:r w:rsidR="00E433B7">
        <w:t>"</w:t>
      </w:r>
      <w:r w:rsidRPr="0069672D">
        <w:t xml:space="preserve"> by </w:t>
      </w:r>
      <w:r>
        <w:t>G</w:t>
      </w:r>
      <w:r w:rsidRPr="0069672D">
        <w:t xml:space="preserve">. </w:t>
      </w:r>
      <w:r>
        <w:t xml:space="preserve">van </w:t>
      </w:r>
      <w:proofErr w:type="spellStart"/>
      <w:r>
        <w:t>Praagh</w:t>
      </w:r>
      <w:proofErr w:type="spellEnd"/>
      <w:r w:rsidRPr="0069672D">
        <w:t xml:space="preserve">, </w:t>
      </w:r>
      <w:r>
        <w:t>2021</w:t>
      </w:r>
      <w:r w:rsidRPr="0069672D">
        <w:t>, </w:t>
      </w:r>
      <w:r>
        <w:rPr>
          <w:i/>
          <w:iCs/>
        </w:rPr>
        <w:t>Medical Physics</w:t>
      </w:r>
      <w:r w:rsidRPr="0069672D">
        <w:rPr>
          <w:i/>
          <w:iCs/>
        </w:rPr>
        <w:t xml:space="preserve">, </w:t>
      </w:r>
      <w:r>
        <w:rPr>
          <w:i/>
          <w:iCs/>
        </w:rPr>
        <w:t>48</w:t>
      </w:r>
      <w:r w:rsidRPr="0069672D">
        <w:t>(</w:t>
      </w:r>
      <w:r>
        <w:t>7</w:t>
      </w:r>
      <w:r w:rsidRPr="0069672D">
        <w:t>),</w:t>
      </w:r>
      <w:r>
        <w:t xml:space="preserve"> 3730-3740</w:t>
      </w:r>
      <w:r w:rsidRPr="0069672D">
        <w:t>. Copyright (</w:t>
      </w:r>
      <w:r>
        <w:t>2021</w:t>
      </w:r>
      <w:r w:rsidRPr="0069672D">
        <w:t xml:space="preserve">) by </w:t>
      </w:r>
      <w:r w:rsidRPr="0024269A">
        <w:t>Wiley Periodicals LLC</w:t>
      </w:r>
      <w:r w:rsidRPr="0069672D">
        <w:t>.</w:t>
      </w:r>
    </w:p>
    <w:tbl>
      <w:tblPr>
        <w:tblStyle w:val="PlainTable2"/>
        <w:tblW w:w="0" w:type="auto"/>
        <w:tblLook w:val="04A0" w:firstRow="1" w:lastRow="0" w:firstColumn="1" w:lastColumn="0" w:noHBand="0" w:noVBand="1"/>
      </w:tblPr>
      <w:tblGrid>
        <w:gridCol w:w="1724"/>
        <w:gridCol w:w="1174"/>
        <w:gridCol w:w="1233"/>
        <w:gridCol w:w="1270"/>
        <w:gridCol w:w="1311"/>
        <w:gridCol w:w="1311"/>
      </w:tblGrid>
      <w:tr w:rsidR="00BA4E0A" w14:paraId="6DC19949" w14:textId="77777777" w:rsidTr="003E3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C0B7A1E" w14:textId="7AF9A165" w:rsidR="00BA4E0A" w:rsidRPr="000D6A2D" w:rsidRDefault="00BA4E0A" w:rsidP="00773208">
            <w:pPr>
              <w:spacing w:line="480" w:lineRule="auto"/>
              <w:rPr>
                <w:b w:val="0"/>
                <w:bCs w:val="0"/>
              </w:rPr>
            </w:pPr>
            <w:r w:rsidRPr="000D6A2D">
              <w:t>Parameter</w:t>
            </w:r>
          </w:p>
        </w:tc>
        <w:tc>
          <w:tcPr>
            <w:tcW w:w="0" w:type="dxa"/>
          </w:tcPr>
          <w:p w14:paraId="6F58AF75" w14:textId="76B066B4"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1</w:t>
            </w:r>
          </w:p>
        </w:tc>
        <w:tc>
          <w:tcPr>
            <w:tcW w:w="0" w:type="dxa"/>
          </w:tcPr>
          <w:p w14:paraId="384FFE2F" w14:textId="76E80CCD"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2</w:t>
            </w:r>
          </w:p>
        </w:tc>
        <w:tc>
          <w:tcPr>
            <w:tcW w:w="0" w:type="dxa"/>
          </w:tcPr>
          <w:p w14:paraId="6FD73374" w14:textId="16078959"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3</w:t>
            </w:r>
          </w:p>
        </w:tc>
        <w:tc>
          <w:tcPr>
            <w:tcW w:w="0" w:type="dxa"/>
          </w:tcPr>
          <w:p w14:paraId="2DDDD5F0" w14:textId="67A1635B"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Scanner 4</w:t>
            </w:r>
          </w:p>
        </w:tc>
        <w:tc>
          <w:tcPr>
            <w:tcW w:w="0" w:type="dxa"/>
          </w:tcPr>
          <w:p w14:paraId="32652823" w14:textId="1F62AEBF" w:rsidR="00BA4E0A" w:rsidRPr="000D6A2D" w:rsidRDefault="00306AA2"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Dynamic</w:t>
            </w:r>
          </w:p>
        </w:tc>
      </w:tr>
      <w:tr w:rsidR="000D6A2D" w14:paraId="3F845CF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DA4B71" w14:textId="4C8DCEA2" w:rsidR="000D6A2D" w:rsidRPr="000D6A2D" w:rsidRDefault="000D6A2D" w:rsidP="00773208">
            <w:pPr>
              <w:spacing w:line="480" w:lineRule="auto"/>
              <w:rPr>
                <w:rFonts w:cstheme="minorHAnsi"/>
              </w:rPr>
            </w:pPr>
            <w:r w:rsidRPr="000D6A2D">
              <w:rPr>
                <w:rFonts w:cstheme="minorHAnsi"/>
                <w:color w:val="000000"/>
              </w:rPr>
              <w:t>Manufacturer</w:t>
            </w:r>
          </w:p>
        </w:tc>
        <w:tc>
          <w:tcPr>
            <w:tcW w:w="0" w:type="dxa"/>
          </w:tcPr>
          <w:p w14:paraId="438CE7F8" w14:textId="773D0AF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Canon</w:t>
            </w:r>
          </w:p>
        </w:tc>
        <w:tc>
          <w:tcPr>
            <w:tcW w:w="0" w:type="dxa"/>
          </w:tcPr>
          <w:p w14:paraId="0FABFE99" w14:textId="7BDBB2EC"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Philips</w:t>
            </w:r>
          </w:p>
        </w:tc>
        <w:tc>
          <w:tcPr>
            <w:tcW w:w="0" w:type="dxa"/>
          </w:tcPr>
          <w:p w14:paraId="5452DD77" w14:textId="366C034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GE</w:t>
            </w:r>
          </w:p>
        </w:tc>
        <w:tc>
          <w:tcPr>
            <w:tcW w:w="0" w:type="dxa"/>
          </w:tcPr>
          <w:p w14:paraId="0A070CAE" w14:textId="68C71BF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Siemens</w:t>
            </w:r>
          </w:p>
        </w:tc>
        <w:tc>
          <w:tcPr>
            <w:tcW w:w="0" w:type="dxa"/>
          </w:tcPr>
          <w:p w14:paraId="4B7E18A5" w14:textId="398832F6"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Siemens</w:t>
            </w:r>
          </w:p>
        </w:tc>
      </w:tr>
      <w:tr w:rsidR="000D6A2D" w14:paraId="777F1C67"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53EE4BB6" w14:textId="3917E09C" w:rsidR="000D6A2D" w:rsidRPr="000D6A2D" w:rsidRDefault="000D6A2D" w:rsidP="00773208">
            <w:pPr>
              <w:spacing w:line="480" w:lineRule="auto"/>
              <w:rPr>
                <w:rFonts w:cstheme="minorHAnsi"/>
              </w:rPr>
            </w:pPr>
            <w:r w:rsidRPr="000D6A2D">
              <w:rPr>
                <w:rFonts w:cstheme="minorHAnsi"/>
                <w:color w:val="000000"/>
              </w:rPr>
              <w:t>CT system</w:t>
            </w:r>
          </w:p>
        </w:tc>
        <w:tc>
          <w:tcPr>
            <w:tcW w:w="0" w:type="dxa"/>
          </w:tcPr>
          <w:p w14:paraId="77DB6DDD" w14:textId="641080F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0D6A2D">
              <w:rPr>
                <w:rFonts w:cstheme="minorHAnsi"/>
                <w:color w:val="000000"/>
              </w:rPr>
              <w:t>Aquilion</w:t>
            </w:r>
            <w:proofErr w:type="spellEnd"/>
            <w:r w:rsidRPr="000D6A2D">
              <w:rPr>
                <w:rFonts w:cstheme="minorHAnsi"/>
                <w:color w:val="000000"/>
              </w:rPr>
              <w:t xml:space="preserve"> One Vision</w:t>
            </w:r>
          </w:p>
        </w:tc>
        <w:tc>
          <w:tcPr>
            <w:tcW w:w="0" w:type="dxa"/>
          </w:tcPr>
          <w:p w14:paraId="3812B4F1" w14:textId="6830315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 xml:space="preserve">Brilliance </w:t>
            </w:r>
            <w:proofErr w:type="spellStart"/>
            <w:r w:rsidRPr="000D6A2D">
              <w:rPr>
                <w:rFonts w:cstheme="minorHAnsi"/>
                <w:color w:val="000000"/>
              </w:rPr>
              <w:t>iCT</w:t>
            </w:r>
            <w:proofErr w:type="spellEnd"/>
          </w:p>
        </w:tc>
        <w:tc>
          <w:tcPr>
            <w:tcW w:w="0" w:type="dxa"/>
          </w:tcPr>
          <w:p w14:paraId="40B44C8E" w14:textId="1BE2880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Revolution</w:t>
            </w:r>
          </w:p>
        </w:tc>
        <w:tc>
          <w:tcPr>
            <w:tcW w:w="0" w:type="dxa"/>
          </w:tcPr>
          <w:p w14:paraId="5FE9B69B" w14:textId="5C88C30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SOMATOM Force</w:t>
            </w:r>
          </w:p>
        </w:tc>
        <w:tc>
          <w:tcPr>
            <w:tcW w:w="0" w:type="dxa"/>
          </w:tcPr>
          <w:p w14:paraId="240F3C0A" w14:textId="05AE47D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SOMATOM Flash</w:t>
            </w:r>
          </w:p>
        </w:tc>
      </w:tr>
      <w:tr w:rsidR="000D6A2D" w14:paraId="5123EAC1"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2719447" w14:textId="0A061530" w:rsidR="000D6A2D" w:rsidRPr="000D6A2D" w:rsidRDefault="000D6A2D" w:rsidP="00773208">
            <w:pPr>
              <w:spacing w:line="480" w:lineRule="auto"/>
              <w:rPr>
                <w:rFonts w:cstheme="minorHAnsi"/>
              </w:rPr>
            </w:pPr>
            <w:r w:rsidRPr="000D6A2D">
              <w:rPr>
                <w:rFonts w:cstheme="minorHAnsi"/>
                <w:color w:val="000000"/>
              </w:rPr>
              <w:t>Acquisition mode</w:t>
            </w:r>
          </w:p>
        </w:tc>
        <w:tc>
          <w:tcPr>
            <w:tcW w:w="0" w:type="dxa"/>
          </w:tcPr>
          <w:p w14:paraId="3A52412F" w14:textId="26679A5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009B764E" w14:textId="6F99F05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671633B9" w14:textId="7FA75FB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59CB328C" w14:textId="531130AD"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c>
          <w:tcPr>
            <w:tcW w:w="0" w:type="dxa"/>
          </w:tcPr>
          <w:p w14:paraId="635F1134" w14:textId="5585344A"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Axial</w:t>
            </w:r>
          </w:p>
        </w:tc>
      </w:tr>
      <w:tr w:rsidR="000D6A2D" w14:paraId="55255377"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69F1D969" w14:textId="7233D3BF" w:rsidR="000D6A2D" w:rsidRPr="000D6A2D" w:rsidRDefault="000D6A2D" w:rsidP="00773208">
            <w:pPr>
              <w:spacing w:line="480" w:lineRule="auto"/>
              <w:rPr>
                <w:rFonts w:cstheme="minorHAnsi"/>
              </w:rPr>
            </w:pPr>
            <w:r w:rsidRPr="000D6A2D">
              <w:rPr>
                <w:rFonts w:cstheme="minorHAnsi"/>
                <w:color w:val="000000"/>
              </w:rPr>
              <w:lastRenderedPageBreak/>
              <w:t>Tube voltage [</w:t>
            </w:r>
            <w:proofErr w:type="spellStart"/>
            <w:r w:rsidRPr="000D6A2D">
              <w:rPr>
                <w:rFonts w:cstheme="minorHAnsi"/>
                <w:color w:val="000000"/>
              </w:rPr>
              <w:t>kVp</w:t>
            </w:r>
            <w:proofErr w:type="spellEnd"/>
            <w:r w:rsidRPr="000D6A2D">
              <w:rPr>
                <w:rFonts w:cstheme="minorHAnsi"/>
                <w:color w:val="000000"/>
              </w:rPr>
              <w:t>]</w:t>
            </w:r>
          </w:p>
        </w:tc>
        <w:tc>
          <w:tcPr>
            <w:tcW w:w="0" w:type="dxa"/>
          </w:tcPr>
          <w:p w14:paraId="7E2E6F2D" w14:textId="494F308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566C0FFA" w14:textId="7E06C69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0AADC2C4" w14:textId="64FEB87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47157D9E" w14:textId="1AF6E2D4"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c>
          <w:tcPr>
            <w:tcW w:w="0" w:type="dxa"/>
          </w:tcPr>
          <w:p w14:paraId="1E80FAE1" w14:textId="0C68AAB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120</w:t>
            </w:r>
          </w:p>
        </w:tc>
      </w:tr>
      <w:tr w:rsidR="000D6A2D" w14:paraId="5391CA14"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3FFF23F" w14:textId="266933AD" w:rsidR="000D6A2D" w:rsidRPr="000D6A2D" w:rsidRDefault="000D6A2D" w:rsidP="00773208">
            <w:pPr>
              <w:spacing w:line="480" w:lineRule="auto"/>
              <w:rPr>
                <w:rFonts w:cstheme="minorHAnsi"/>
              </w:rPr>
            </w:pPr>
            <w:r w:rsidRPr="000D6A2D">
              <w:rPr>
                <w:rFonts w:cstheme="minorHAnsi"/>
                <w:color w:val="000000"/>
              </w:rPr>
              <w:t>Tube current time product [</w:t>
            </w:r>
            <w:proofErr w:type="spellStart"/>
            <w:r w:rsidRPr="000D6A2D">
              <w:rPr>
                <w:rFonts w:cstheme="minorHAnsi"/>
                <w:color w:val="000000"/>
              </w:rPr>
              <w:t>mAs</w:t>
            </w:r>
            <w:proofErr w:type="spellEnd"/>
            <w:r w:rsidRPr="000D6A2D">
              <w:rPr>
                <w:rFonts w:cstheme="minorHAnsi"/>
                <w:color w:val="000000"/>
              </w:rPr>
              <w:t>]</w:t>
            </w:r>
          </w:p>
        </w:tc>
        <w:tc>
          <w:tcPr>
            <w:tcW w:w="0" w:type="dxa"/>
          </w:tcPr>
          <w:p w14:paraId="2CF0327D"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15</w:t>
            </w:r>
          </w:p>
          <w:p w14:paraId="5CFD1195" w14:textId="15CDB98F"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84</w:t>
            </w:r>
          </w:p>
        </w:tc>
        <w:tc>
          <w:tcPr>
            <w:tcW w:w="0" w:type="dxa"/>
          </w:tcPr>
          <w:p w14:paraId="105455C1"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50</w:t>
            </w:r>
          </w:p>
          <w:p w14:paraId="739871E5" w14:textId="0E6A867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50</w:t>
            </w:r>
          </w:p>
        </w:tc>
        <w:tc>
          <w:tcPr>
            <w:tcW w:w="0" w:type="dxa"/>
          </w:tcPr>
          <w:p w14:paraId="27B42871"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30</w:t>
            </w:r>
          </w:p>
          <w:p w14:paraId="3A564631" w14:textId="458041E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161</w:t>
            </w:r>
          </w:p>
        </w:tc>
        <w:tc>
          <w:tcPr>
            <w:tcW w:w="0" w:type="dxa"/>
          </w:tcPr>
          <w:p w14:paraId="646D265D"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44</w:t>
            </w:r>
          </w:p>
          <w:p w14:paraId="1ACFA423" w14:textId="4A65A9C2"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194</w:t>
            </w:r>
          </w:p>
        </w:tc>
        <w:tc>
          <w:tcPr>
            <w:tcW w:w="0" w:type="dxa"/>
          </w:tcPr>
          <w:p w14:paraId="2AD8A07E" w14:textId="392E478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80</w:t>
            </w:r>
          </w:p>
        </w:tc>
      </w:tr>
      <w:tr w:rsidR="000D6A2D" w14:paraId="0ED89448"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1B0245F9" w14:textId="3F79D30A" w:rsidR="000D6A2D" w:rsidRPr="000D6A2D" w:rsidRDefault="000D6A2D" w:rsidP="00773208">
            <w:pPr>
              <w:spacing w:line="480" w:lineRule="auto"/>
              <w:rPr>
                <w:rFonts w:cstheme="minorHAnsi"/>
              </w:rPr>
            </w:pPr>
            <w:r w:rsidRPr="000D6A2D">
              <w:rPr>
                <w:rFonts w:cstheme="minorHAnsi"/>
                <w:color w:val="000000"/>
              </w:rPr>
              <w:t>Automatic exposure correction</w:t>
            </w:r>
          </w:p>
        </w:tc>
        <w:tc>
          <w:tcPr>
            <w:tcW w:w="0" w:type="dxa"/>
          </w:tcPr>
          <w:p w14:paraId="414319BA" w14:textId="3FA202C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SD=55</w:t>
            </w:r>
          </w:p>
        </w:tc>
        <w:tc>
          <w:tcPr>
            <w:tcW w:w="0" w:type="dxa"/>
          </w:tcPr>
          <w:p w14:paraId="463EDE38" w14:textId="45520F9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74DFE887" w14:textId="782E137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4CE8693F" w14:textId="1AAE7C4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c>
          <w:tcPr>
            <w:tcW w:w="0" w:type="dxa"/>
          </w:tcPr>
          <w:p w14:paraId="0B1A6670" w14:textId="32E174FF"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Off</w:t>
            </w:r>
          </w:p>
        </w:tc>
      </w:tr>
      <w:tr w:rsidR="000D6A2D" w14:paraId="37CE4C49"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3407F8" w14:textId="0E523AFF" w:rsidR="000D6A2D" w:rsidRPr="000D6A2D" w:rsidRDefault="000D6A2D" w:rsidP="00773208">
            <w:pPr>
              <w:spacing w:line="480" w:lineRule="auto"/>
              <w:rPr>
                <w:rFonts w:cstheme="minorHAnsi"/>
              </w:rPr>
            </w:pPr>
            <w:proofErr w:type="spellStart"/>
            <w:r w:rsidRPr="000D6A2D">
              <w:rPr>
                <w:rFonts w:cstheme="minorHAnsi"/>
                <w:color w:val="000000"/>
              </w:rPr>
              <w:t>CTDI</w:t>
            </w:r>
            <w:r w:rsidRPr="000D6A2D">
              <w:rPr>
                <w:rFonts w:cstheme="minorHAnsi"/>
                <w:color w:val="000000"/>
                <w:vertAlign w:val="subscript"/>
              </w:rPr>
              <w:t>vol</w:t>
            </w:r>
            <w:proofErr w:type="spellEnd"/>
            <w:r w:rsidRPr="000D6A2D">
              <w:rPr>
                <w:rFonts w:cstheme="minorHAnsi"/>
                <w:color w:val="000000"/>
              </w:rPr>
              <w:t> [</w:t>
            </w:r>
            <w:proofErr w:type="spellStart"/>
            <w:r w:rsidRPr="000D6A2D">
              <w:rPr>
                <w:rFonts w:cstheme="minorHAnsi"/>
                <w:color w:val="000000"/>
              </w:rPr>
              <w:t>mGy</w:t>
            </w:r>
            <w:proofErr w:type="spellEnd"/>
            <w:r w:rsidRPr="000D6A2D">
              <w:rPr>
                <w:rFonts w:cstheme="minorHAnsi"/>
                <w:color w:val="000000"/>
              </w:rPr>
              <w:t>]</w:t>
            </w:r>
          </w:p>
        </w:tc>
        <w:tc>
          <w:tcPr>
            <w:tcW w:w="0" w:type="dxa"/>
          </w:tcPr>
          <w:p w14:paraId="03AE12BF"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2.3</w:t>
            </w:r>
          </w:p>
          <w:p w14:paraId="1A228AD0" w14:textId="4811CF2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12.8</w:t>
            </w:r>
          </w:p>
        </w:tc>
        <w:tc>
          <w:tcPr>
            <w:tcW w:w="0" w:type="dxa"/>
          </w:tcPr>
          <w:p w14:paraId="6E44D39F"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4.7</w:t>
            </w:r>
          </w:p>
          <w:p w14:paraId="3A341F9C" w14:textId="61776D66"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4.4</w:t>
            </w:r>
          </w:p>
        </w:tc>
        <w:tc>
          <w:tcPr>
            <w:tcW w:w="0" w:type="dxa"/>
          </w:tcPr>
          <w:p w14:paraId="3DACDEF6"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1.49</w:t>
            </w:r>
          </w:p>
          <w:p w14:paraId="7CAD7989" w14:textId="2BF2555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7.2</w:t>
            </w:r>
          </w:p>
        </w:tc>
        <w:tc>
          <w:tcPr>
            <w:tcW w:w="0" w:type="dxa"/>
          </w:tcPr>
          <w:p w14:paraId="0AC0B982" w14:textId="77777777" w:rsidR="000D6A2D" w:rsidRPr="000D6A2D" w:rsidRDefault="000D6A2D" w:rsidP="00773208">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0D6A2D">
              <w:rPr>
                <w:rFonts w:asciiTheme="minorHAnsi" w:hAnsiTheme="minorHAnsi" w:cstheme="minorHAnsi"/>
                <w:color w:val="000000"/>
              </w:rPr>
              <w:t>Small: 1.5</w:t>
            </w:r>
          </w:p>
          <w:p w14:paraId="261C831E" w14:textId="1E996DF8"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6.7</w:t>
            </w:r>
          </w:p>
        </w:tc>
        <w:tc>
          <w:tcPr>
            <w:tcW w:w="0" w:type="dxa"/>
          </w:tcPr>
          <w:p w14:paraId="2EDEE39A" w14:textId="7F1C905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Large: 2.8</w:t>
            </w:r>
          </w:p>
        </w:tc>
      </w:tr>
      <w:tr w:rsidR="000D6A2D" w14:paraId="6A834015"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4CAEBDF8" w14:textId="05DA643A" w:rsidR="000D6A2D" w:rsidRPr="000D6A2D" w:rsidRDefault="000D6A2D" w:rsidP="00773208">
            <w:pPr>
              <w:spacing w:line="480" w:lineRule="auto"/>
              <w:rPr>
                <w:rFonts w:cstheme="minorHAnsi"/>
              </w:rPr>
            </w:pPr>
            <w:r w:rsidRPr="000D6A2D">
              <w:rPr>
                <w:rFonts w:cstheme="minorHAnsi"/>
                <w:color w:val="000000"/>
              </w:rPr>
              <w:t>Collimation [mm]</w:t>
            </w:r>
          </w:p>
        </w:tc>
        <w:tc>
          <w:tcPr>
            <w:tcW w:w="0" w:type="dxa"/>
          </w:tcPr>
          <w:p w14:paraId="66BABDCA" w14:textId="2643BA0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280x0.5</w:t>
            </w:r>
          </w:p>
        </w:tc>
        <w:tc>
          <w:tcPr>
            <w:tcW w:w="0" w:type="dxa"/>
          </w:tcPr>
          <w:p w14:paraId="250FE166" w14:textId="0F4521F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128x0.625</w:t>
            </w:r>
          </w:p>
        </w:tc>
        <w:tc>
          <w:tcPr>
            <w:tcW w:w="0" w:type="dxa"/>
          </w:tcPr>
          <w:p w14:paraId="6D46D8EC" w14:textId="6A34149B"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224x0.625</w:t>
            </w:r>
          </w:p>
        </w:tc>
        <w:tc>
          <w:tcPr>
            <w:tcW w:w="0" w:type="dxa"/>
          </w:tcPr>
          <w:p w14:paraId="51FCD1E4" w14:textId="6B077A6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160x0.6</w:t>
            </w:r>
          </w:p>
        </w:tc>
        <w:tc>
          <w:tcPr>
            <w:tcW w:w="0" w:type="dxa"/>
          </w:tcPr>
          <w:p w14:paraId="6B0CF0EA" w14:textId="18EF2061"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128x0.6</w:t>
            </w:r>
          </w:p>
        </w:tc>
      </w:tr>
      <w:tr w:rsidR="000D6A2D" w14:paraId="28981EA2"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2E90EFC" w14:textId="28B9D8D2" w:rsidR="000D6A2D" w:rsidRPr="000D6A2D" w:rsidRDefault="000D6A2D" w:rsidP="00773208">
            <w:pPr>
              <w:spacing w:line="480" w:lineRule="auto"/>
              <w:rPr>
                <w:rFonts w:cstheme="minorHAnsi"/>
              </w:rPr>
            </w:pPr>
            <w:r w:rsidRPr="000D6A2D">
              <w:rPr>
                <w:rFonts w:cstheme="minorHAnsi"/>
                <w:color w:val="000000"/>
              </w:rPr>
              <w:t>Field of View [mm]</w:t>
            </w:r>
          </w:p>
        </w:tc>
        <w:tc>
          <w:tcPr>
            <w:tcW w:w="0" w:type="dxa"/>
          </w:tcPr>
          <w:p w14:paraId="71F0E06A" w14:textId="7CBFB0E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40DE40EA" w14:textId="60F1713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296D14F8" w14:textId="299238B5"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58CA3E44" w14:textId="699641C8"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c>
          <w:tcPr>
            <w:tcW w:w="0" w:type="dxa"/>
          </w:tcPr>
          <w:p w14:paraId="61C39E2D" w14:textId="4466812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250</w:t>
            </w:r>
          </w:p>
        </w:tc>
      </w:tr>
      <w:tr w:rsidR="000D6A2D" w14:paraId="078A48D2"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60A0E1A7" w14:textId="500DF4EF" w:rsidR="000D6A2D" w:rsidRPr="00265344" w:rsidRDefault="000D6A2D" w:rsidP="00773208">
            <w:pPr>
              <w:spacing w:line="480" w:lineRule="auto"/>
              <w:rPr>
                <w:rFonts w:cstheme="minorHAnsi"/>
                <w:color w:val="000000"/>
              </w:rPr>
            </w:pPr>
            <w:r w:rsidRPr="000D6A2D">
              <w:rPr>
                <w:rFonts w:cstheme="minorHAnsi"/>
                <w:color w:val="000000"/>
              </w:rPr>
              <w:t>Rotation time [s]</w:t>
            </w:r>
            <w:r w:rsidR="0019700D">
              <w:rPr>
                <w:rFonts w:cstheme="minorHAnsi"/>
                <w:color w:val="000000"/>
              </w:rPr>
              <w:t xml:space="preserve"> (36</w:t>
            </w:r>
            <w:r w:rsidR="0019700D" w:rsidRPr="0019700D">
              <w:rPr>
                <w:rFonts w:cstheme="minorHAnsi"/>
                <w:color w:val="000000"/>
              </w:rPr>
              <w:t>0</w:t>
            </w:r>
            <w:r w:rsidR="0019700D">
              <w:rPr>
                <w:rFonts w:cstheme="minorHAnsi"/>
                <w:color w:val="000000"/>
              </w:rPr>
              <w:t xml:space="preserve"> </w:t>
            </w:r>
            <w:r w:rsidR="0019700D" w:rsidRPr="00265344">
              <w:rPr>
                <w:rFonts w:cstheme="minorHAnsi"/>
                <w:color w:val="000000"/>
              </w:rPr>
              <w:t>°</w:t>
            </w:r>
            <w:r w:rsidR="0019700D">
              <w:rPr>
                <w:rFonts w:cstheme="minorHAnsi"/>
                <w:color w:val="000000"/>
              </w:rPr>
              <w:t>)</w:t>
            </w:r>
          </w:p>
        </w:tc>
        <w:tc>
          <w:tcPr>
            <w:tcW w:w="0" w:type="dxa"/>
          </w:tcPr>
          <w:p w14:paraId="16FDBEC7" w14:textId="7E3D78C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0.35</w:t>
            </w:r>
          </w:p>
        </w:tc>
        <w:tc>
          <w:tcPr>
            <w:tcW w:w="0" w:type="dxa"/>
          </w:tcPr>
          <w:p w14:paraId="1F8C9C7B" w14:textId="174F90F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0.27</w:t>
            </w:r>
          </w:p>
        </w:tc>
        <w:tc>
          <w:tcPr>
            <w:tcW w:w="0" w:type="dxa"/>
          </w:tcPr>
          <w:p w14:paraId="705BD965" w14:textId="6277F976"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0.28</w:t>
            </w:r>
          </w:p>
        </w:tc>
        <w:tc>
          <w:tcPr>
            <w:tcW w:w="0" w:type="dxa"/>
          </w:tcPr>
          <w:p w14:paraId="0EAFF92C" w14:textId="2FAA1F80"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0.25</w:t>
            </w:r>
          </w:p>
        </w:tc>
        <w:tc>
          <w:tcPr>
            <w:tcW w:w="0" w:type="dxa"/>
          </w:tcPr>
          <w:p w14:paraId="0FF6BBAB" w14:textId="2C87401A"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0.28</w:t>
            </w:r>
          </w:p>
        </w:tc>
      </w:tr>
      <w:tr w:rsidR="000D6A2D" w14:paraId="0C7CA7E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69EB93" w14:textId="5BB2EDAD" w:rsidR="000D6A2D" w:rsidRPr="000D6A2D" w:rsidRDefault="000D6A2D" w:rsidP="00773208">
            <w:pPr>
              <w:spacing w:line="480" w:lineRule="auto"/>
              <w:rPr>
                <w:rFonts w:cstheme="minorHAnsi"/>
              </w:rPr>
            </w:pPr>
            <w:r w:rsidRPr="000D6A2D">
              <w:rPr>
                <w:rFonts w:cstheme="minorHAnsi"/>
                <w:color w:val="000000"/>
              </w:rPr>
              <w:t>Slice thickness [mm]</w:t>
            </w:r>
          </w:p>
        </w:tc>
        <w:tc>
          <w:tcPr>
            <w:tcW w:w="0" w:type="dxa"/>
          </w:tcPr>
          <w:p w14:paraId="687F3FDD" w14:textId="7A54E394"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74C1FCD7" w14:textId="25ABADE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510DB219" w14:textId="463AA087"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2.5</w:t>
            </w:r>
          </w:p>
        </w:tc>
        <w:tc>
          <w:tcPr>
            <w:tcW w:w="0" w:type="dxa"/>
          </w:tcPr>
          <w:p w14:paraId="15765BCD" w14:textId="522D2452"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c>
          <w:tcPr>
            <w:tcW w:w="0" w:type="dxa"/>
          </w:tcPr>
          <w:p w14:paraId="78AC7E78" w14:textId="28D7505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3.0</w:t>
            </w:r>
          </w:p>
        </w:tc>
      </w:tr>
      <w:tr w:rsidR="000D6A2D" w14:paraId="58E8C7C4"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79DF0FE6" w14:textId="6732827B" w:rsidR="000D6A2D" w:rsidRPr="000D6A2D" w:rsidRDefault="000D6A2D" w:rsidP="00773208">
            <w:pPr>
              <w:spacing w:line="480" w:lineRule="auto"/>
              <w:rPr>
                <w:rFonts w:cstheme="minorHAnsi"/>
              </w:rPr>
            </w:pPr>
            <w:r w:rsidRPr="000D6A2D">
              <w:rPr>
                <w:rFonts w:cstheme="minorHAnsi"/>
                <w:color w:val="000000"/>
              </w:rPr>
              <w:t>Increment [mm]</w:t>
            </w:r>
          </w:p>
        </w:tc>
        <w:tc>
          <w:tcPr>
            <w:tcW w:w="0" w:type="dxa"/>
          </w:tcPr>
          <w:p w14:paraId="7D71DCAB" w14:textId="17C4973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142B7E8A" w14:textId="6BE97CA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63A235B1" w14:textId="77601FE8"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2.5</w:t>
            </w:r>
          </w:p>
        </w:tc>
        <w:tc>
          <w:tcPr>
            <w:tcW w:w="0" w:type="dxa"/>
          </w:tcPr>
          <w:p w14:paraId="60F2C507" w14:textId="3DB4F04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c>
          <w:tcPr>
            <w:tcW w:w="0" w:type="dxa"/>
          </w:tcPr>
          <w:p w14:paraId="5C7D95CD" w14:textId="6171D9E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3.0</w:t>
            </w:r>
          </w:p>
        </w:tc>
      </w:tr>
      <w:tr w:rsidR="000D6A2D" w14:paraId="2D6109A0"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E55D5D" w14:textId="67C09EFF" w:rsidR="000D6A2D" w:rsidRPr="000D6A2D" w:rsidRDefault="000D6A2D" w:rsidP="00773208">
            <w:pPr>
              <w:spacing w:line="480" w:lineRule="auto"/>
              <w:rPr>
                <w:rFonts w:cstheme="minorHAnsi"/>
              </w:rPr>
            </w:pPr>
            <w:r w:rsidRPr="000D6A2D">
              <w:rPr>
                <w:rFonts w:cstheme="minorHAnsi"/>
                <w:color w:val="000000"/>
              </w:rPr>
              <w:lastRenderedPageBreak/>
              <w:t>Reconstruction kernel</w:t>
            </w:r>
          </w:p>
        </w:tc>
        <w:tc>
          <w:tcPr>
            <w:tcW w:w="0" w:type="dxa"/>
          </w:tcPr>
          <w:p w14:paraId="373BA8A7" w14:textId="63A08C0E"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FC12</w:t>
            </w:r>
          </w:p>
        </w:tc>
        <w:tc>
          <w:tcPr>
            <w:tcW w:w="0" w:type="dxa"/>
          </w:tcPr>
          <w:p w14:paraId="06C1EFC7" w14:textId="2129D2C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XCA</w:t>
            </w:r>
          </w:p>
        </w:tc>
        <w:tc>
          <w:tcPr>
            <w:tcW w:w="0" w:type="dxa"/>
          </w:tcPr>
          <w:p w14:paraId="5918685A" w14:textId="5C86C52C"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Standard</w:t>
            </w:r>
          </w:p>
        </w:tc>
        <w:tc>
          <w:tcPr>
            <w:tcW w:w="0" w:type="dxa"/>
          </w:tcPr>
          <w:p w14:paraId="18683457" w14:textId="39471661"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Qr36d</w:t>
            </w:r>
          </w:p>
        </w:tc>
        <w:tc>
          <w:tcPr>
            <w:tcW w:w="0" w:type="dxa"/>
          </w:tcPr>
          <w:p w14:paraId="70ACB9CE" w14:textId="049A6C90"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B35f</w:t>
            </w:r>
            <w:r>
              <w:rPr>
                <w:rFonts w:cstheme="minorHAnsi"/>
                <w:color w:val="000000"/>
              </w:rPr>
              <w:t>*</w:t>
            </w:r>
          </w:p>
        </w:tc>
      </w:tr>
      <w:tr w:rsidR="000D6A2D" w14:paraId="074A95D3"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72D4B2A6" w14:textId="63E28101" w:rsidR="000D6A2D" w:rsidRPr="000D6A2D" w:rsidRDefault="000D6A2D" w:rsidP="00773208">
            <w:pPr>
              <w:spacing w:line="480" w:lineRule="auto"/>
              <w:rPr>
                <w:rFonts w:cstheme="minorHAnsi"/>
              </w:rPr>
            </w:pPr>
            <w:r w:rsidRPr="000D6A2D">
              <w:rPr>
                <w:rFonts w:cstheme="minorHAnsi"/>
                <w:color w:val="000000"/>
              </w:rPr>
              <w:t>Matrix size [pixels]</w:t>
            </w:r>
          </w:p>
        </w:tc>
        <w:tc>
          <w:tcPr>
            <w:tcW w:w="0" w:type="dxa"/>
          </w:tcPr>
          <w:p w14:paraId="64D68EA0" w14:textId="037BE6CC"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162A87F0" w14:textId="4351D50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78ADC6AB" w14:textId="356590B5"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3DAB8F13" w14:textId="146D4793"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c>
          <w:tcPr>
            <w:tcW w:w="0" w:type="dxa"/>
          </w:tcPr>
          <w:p w14:paraId="799C969A" w14:textId="3F5F8162" w:rsidR="000D6A2D" w:rsidRPr="000D6A2D" w:rsidRDefault="000D6A2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0D6A2D">
              <w:rPr>
                <w:rFonts w:cstheme="minorHAnsi"/>
                <w:color w:val="000000"/>
              </w:rPr>
              <w:t>512 × 512</w:t>
            </w:r>
          </w:p>
        </w:tc>
      </w:tr>
      <w:tr w:rsidR="000D6A2D" w14:paraId="0FA37F92" w14:textId="77777777"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C61EBE9" w14:textId="4DF3622B" w:rsidR="000D6A2D" w:rsidRPr="000D6A2D" w:rsidRDefault="000D6A2D" w:rsidP="00773208">
            <w:pPr>
              <w:spacing w:line="480" w:lineRule="auto"/>
              <w:rPr>
                <w:rFonts w:cstheme="minorHAnsi"/>
              </w:rPr>
            </w:pPr>
            <w:r w:rsidRPr="000D6A2D">
              <w:rPr>
                <w:rFonts w:cstheme="minorHAnsi"/>
                <w:color w:val="000000"/>
              </w:rPr>
              <w:t>Reconstruction</w:t>
            </w:r>
          </w:p>
        </w:tc>
        <w:tc>
          <w:tcPr>
            <w:tcW w:w="0" w:type="dxa"/>
          </w:tcPr>
          <w:p w14:paraId="73A4067C" w14:textId="0D09F619"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7699AFC4" w14:textId="5232D4D4"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00F8E1A0" w14:textId="031BA841"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66F46E7F" w14:textId="571273EB"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c>
          <w:tcPr>
            <w:tcW w:w="0" w:type="dxa"/>
          </w:tcPr>
          <w:p w14:paraId="4A3FE0E5" w14:textId="79F5E1F3" w:rsidR="000D6A2D" w:rsidRPr="000D6A2D" w:rsidRDefault="000D6A2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0D6A2D">
              <w:rPr>
                <w:rFonts w:cstheme="minorHAnsi"/>
                <w:color w:val="000000"/>
              </w:rPr>
              <w:t>FBP</w:t>
            </w:r>
          </w:p>
        </w:tc>
      </w:tr>
    </w:tbl>
    <w:p w14:paraId="07B33D02" w14:textId="74D307FA" w:rsidR="00573013" w:rsidRPr="00CD1078" w:rsidRDefault="000D6A2D" w:rsidP="002B61D2">
      <w:pPr>
        <w:spacing w:line="480" w:lineRule="auto"/>
        <w:jc w:val="center"/>
      </w:pPr>
      <w:r w:rsidRPr="000D6A2D">
        <w:t>* Based on vendor-recommended protocol of earlier software version than used for the static phantom.</w:t>
      </w:r>
    </w:p>
    <w:p w14:paraId="2AA51196" w14:textId="657F08A6" w:rsidR="00573013" w:rsidRDefault="00573013" w:rsidP="002B61D2">
      <w:pPr>
        <w:pStyle w:val="Heading3"/>
        <w:spacing w:line="480" w:lineRule="auto"/>
      </w:pPr>
      <w:r>
        <w:t>2.1.1 – Motion</w:t>
      </w:r>
    </w:p>
    <w:p w14:paraId="557BA836" w14:textId="7D52C3A3" w:rsidR="00573013" w:rsidRDefault="00573013" w:rsidP="002B61D2">
      <w:pPr>
        <w:spacing w:line="480" w:lineRule="auto"/>
      </w:pPr>
      <w:r>
        <w:t xml:space="preserve">A robotic arm </w:t>
      </w:r>
      <w:r w:rsidR="00DA7762" w:rsidRPr="00DA7762">
        <w:t xml:space="preserve">(QRM Sim2D, QRM, </w:t>
      </w:r>
      <w:proofErr w:type="spellStart"/>
      <w:r w:rsidR="00DA7762" w:rsidRPr="00DA7762">
        <w:t>Möhrendorf</w:t>
      </w:r>
      <w:proofErr w:type="spellEnd"/>
      <w:r w:rsidR="00DA7762" w:rsidRPr="00DA7762">
        <w:t>, Germany)</w:t>
      </w:r>
      <w:r w:rsidR="00DA7762">
        <w:t xml:space="preserve"> </w:t>
      </w:r>
      <w:r>
        <w:t xml:space="preserve">was also utilized to study the effect of motion on the various calcium scoring techniques. </w:t>
      </w:r>
      <w:r w:rsidR="00DA7762">
        <w:t>Two artificial coronary artery inserts were used, with each artery consisting of two different density calcifications</w:t>
      </w:r>
      <w:r w:rsidR="007C0D7D">
        <w:t>, resulting in four unique densities</w:t>
      </w:r>
      <w:r w:rsidR="00DA7762">
        <w:t xml:space="preserve">. All calcifications were 5.0 </w:t>
      </w:r>
      <w:r w:rsidR="00DA7762" w:rsidRPr="00DA7762">
        <w:t>±</w:t>
      </w:r>
      <w:r w:rsidR="00DA7762">
        <w:t xml:space="preserve"> 0.1 mm in diameter with a length of 10.0 </w:t>
      </w:r>
      <w:r w:rsidR="00DA7762" w:rsidRPr="00DA7762">
        <w:t>±</w:t>
      </w:r>
      <w:r w:rsidR="00DA7762">
        <w:t xml:space="preserve"> 0.1 mm. The four different densities were </w:t>
      </w:r>
      <w:r w:rsidR="00DA7762" w:rsidRPr="00DA7762">
        <w:t>196 ± 3, 380 ± 2, 408 ± 2, and 800 ± 2 mgHAcm</w:t>
      </w:r>
      <w:r w:rsidR="00DA7762" w:rsidRPr="00DA7762">
        <w:rPr>
          <w:vertAlign w:val="superscript"/>
        </w:rPr>
        <w:t>-3</w:t>
      </w:r>
      <w:r w:rsidR="00DA7762">
        <w:t xml:space="preserve">. The arteries were moved at four different </w:t>
      </w:r>
      <w:r w:rsidR="00D03CC0">
        <w:t xml:space="preserve">constant </w:t>
      </w:r>
      <w:r w:rsidR="00DA7762">
        <w:t>rates</w:t>
      </w:r>
      <w:r w:rsidR="00D03CC0">
        <w:t xml:space="preserve"> (0-30 mm/s) along the x-axis</w:t>
      </w:r>
      <w:r w:rsidR="00DA7762">
        <w:t>, comparable to heart rates of 0, &lt;60, 60-75, and &gt;75 bpm.</w:t>
      </w:r>
      <w:r w:rsidR="00D03CC0">
        <w:t xml:space="preserve"> Electrocardiography trigger was used to guarantee that scans were acquired during linear motion of the arteries.</w:t>
      </w:r>
      <w:r w:rsidR="00B30B15">
        <w:t xml:space="preserve"> Figure 2 shows a cross section of a motion affected artery (Fig. 2B) next to a static artery (Fig. 2A).</w:t>
      </w:r>
    </w:p>
    <w:p w14:paraId="06B737CF" w14:textId="584CE124" w:rsidR="00B30B15" w:rsidRDefault="00B30B15" w:rsidP="00B30B15">
      <w:pPr>
        <w:spacing w:line="480" w:lineRule="auto"/>
        <w:jc w:val="center"/>
      </w:pPr>
      <w:r>
        <w:rPr>
          <w:noProof/>
        </w:rPr>
        <w:lastRenderedPageBreak/>
        <w:drawing>
          <wp:inline distT="0" distB="0" distL="0" distR="0" wp14:anchorId="18660B48" wp14:editId="1A4FCA8C">
            <wp:extent cx="5585858" cy="2793232"/>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21377" t="24818" r="21359" b="24276"/>
                    <a:stretch/>
                  </pic:blipFill>
                  <pic:spPr bwMode="auto">
                    <a:xfrm>
                      <a:off x="0" y="0"/>
                      <a:ext cx="5609386" cy="2804997"/>
                    </a:xfrm>
                    <a:prstGeom prst="rect">
                      <a:avLst/>
                    </a:prstGeom>
                    <a:ln>
                      <a:noFill/>
                    </a:ln>
                    <a:extLst>
                      <a:ext uri="{53640926-AAD7-44D8-BBD7-CCE9431645EC}">
                        <a14:shadowObscured xmlns:a14="http://schemas.microsoft.com/office/drawing/2010/main"/>
                      </a:ext>
                    </a:extLst>
                  </pic:spPr>
                </pic:pic>
              </a:graphicData>
            </a:graphic>
          </wp:inline>
        </w:drawing>
      </w:r>
    </w:p>
    <w:p w14:paraId="3DE4B2DA" w14:textId="0AABD5C5" w:rsidR="00B30B15" w:rsidRDefault="00B30B15" w:rsidP="00B30B15">
      <w:pPr>
        <w:spacing w:line="480" w:lineRule="auto"/>
        <w:jc w:val="center"/>
      </w:pPr>
      <w:r w:rsidRPr="0076774F">
        <w:rPr>
          <w:b/>
          <w:bCs/>
        </w:rPr>
        <w:t>Fig. 2</w:t>
      </w:r>
      <w:r>
        <w:t xml:space="preserve"> Shows a cross section of a static artery (A) next to a cross section of a motion affected artery (B). Fig. 2B underwent linear motion at a rate of 30 mm/s, corresponding to a heart rate of &gt;75 bpm. </w:t>
      </w:r>
      <w:r w:rsidR="00B12832">
        <w:t xml:space="preserve">Window: 400, Level: 40. </w:t>
      </w:r>
    </w:p>
    <w:p w14:paraId="12534DB5" w14:textId="77777777" w:rsidR="00B30B15" w:rsidRDefault="00B30B15" w:rsidP="002B61D2">
      <w:pPr>
        <w:spacing w:line="480" w:lineRule="auto"/>
      </w:pPr>
    </w:p>
    <w:p w14:paraId="6A047F8C" w14:textId="499E1C30" w:rsidR="00F17B2C" w:rsidRDefault="00F17B2C" w:rsidP="002B61D2">
      <w:pPr>
        <w:spacing w:line="480" w:lineRule="auto"/>
      </w:pPr>
    </w:p>
    <w:p w14:paraId="51AC40B7" w14:textId="72A185E1" w:rsidR="00F17B2C" w:rsidRDefault="00F17B2C" w:rsidP="002B61D2">
      <w:pPr>
        <w:pStyle w:val="Heading3"/>
        <w:spacing w:line="480" w:lineRule="auto"/>
      </w:pPr>
      <w:r>
        <w:t>2.1.2 – Reproducibility</w:t>
      </w:r>
    </w:p>
    <w:p w14:paraId="537299B9" w14:textId="153B7F25" w:rsidR="00DA7762" w:rsidRDefault="009F41A2" w:rsidP="002B61D2">
      <w:pPr>
        <w:spacing w:line="480" w:lineRule="auto"/>
      </w:pPr>
      <w:r>
        <w:t xml:space="preserve">Both phantoms, small and large, were scanned five times with each </w:t>
      </w:r>
      <w:r w:rsidR="00CF431D">
        <w:t xml:space="preserve">type of </w:t>
      </w:r>
      <w:r>
        <w:t>CT vendor</w:t>
      </w:r>
      <w:r w:rsidR="00CF431D">
        <w:t xml:space="preserve"> </w:t>
      </w:r>
      <w:r>
        <w:t>to study the reproducibility of each technique. The position of the phantom may have changed between scans, but all other variables remained consistent. We grouped each scan based on vendor (</w:t>
      </w:r>
      <w:r w:rsidR="006834D2">
        <w:t>Scanner 1, 2, 3, 4, and Dynamic</w:t>
      </w:r>
      <w:r>
        <w:t>) and then measured the reproducibility, using the first scan as the reference for comparison.</w:t>
      </w:r>
      <w:r w:rsidR="001A6236">
        <w:t xml:space="preserve"> Reproducibility measurements were calculated on a vendor-specific basis for the calculated calcium mass of scan 1 compared to the calculated calcium mass of scan 2, scan 3, scan 4, and scan 5 for both the large and small phantoms. </w:t>
      </w:r>
      <w:r w:rsidR="00C6596F">
        <w:t>The</w:t>
      </w:r>
      <w:r w:rsidR="001A6236">
        <w:t xml:space="preserve"> integrated calcium mass and </w:t>
      </w:r>
      <w:proofErr w:type="spellStart"/>
      <w:r w:rsidR="001A6236">
        <w:t>Agatston</w:t>
      </w:r>
      <w:proofErr w:type="spellEnd"/>
      <w:r w:rsidR="001A6236">
        <w:t xml:space="preserve"> scoring techniques were then compared to one another </w:t>
      </w:r>
      <w:r w:rsidR="001A6236">
        <w:lastRenderedPageBreak/>
        <w:t xml:space="preserve">by calculating the mean </w:t>
      </w:r>
      <w:r w:rsidR="00160EF2">
        <w:t xml:space="preserve">root mean squared error (RMSE) and deviation (RMSD) </w:t>
      </w:r>
      <w:r w:rsidR="001A6236">
        <w:t>values.</w:t>
      </w:r>
      <w:r w:rsidR="009E0CA9">
        <w:t xml:space="preserve"> </w:t>
      </w:r>
      <w:r w:rsidR="009561E8" w:rsidRPr="009159A4">
        <w:rPr>
          <w:rFonts w:cstheme="minorHAnsi"/>
        </w:rPr>
        <w:t xml:space="preserve">Equation </w:t>
      </w:r>
      <w:r w:rsidR="009561E8">
        <w:rPr>
          <w:rFonts w:cstheme="minorHAnsi"/>
        </w:rPr>
        <w:t>1</w:t>
      </w:r>
      <w:r w:rsidR="009561E8" w:rsidRPr="009159A4">
        <w:rPr>
          <w:rFonts w:cstheme="minorHAnsi"/>
        </w:rPr>
        <w:t xml:space="preserve"> shows how to calculate RMSE and RMSD. </w:t>
      </w:r>
      <m:oMath>
        <m:r>
          <w:rPr>
            <w:rFonts w:ascii="Cambria Math" w:hAnsi="Cambria Math" w:cstheme="minorHAnsi"/>
          </w:rPr>
          <m:t>N</m:t>
        </m:r>
      </m:oMath>
      <w:r w:rsidR="009561E8" w:rsidRPr="009159A4">
        <w:rPr>
          <w:rFonts w:cstheme="minorHAnsi"/>
        </w:rPr>
        <w:t xml:space="preserve"> is the total number of data points, </w:t>
      </w:r>
      <m:oMath>
        <m:acc>
          <m:accPr>
            <m:ctrlPr>
              <w:rPr>
                <w:rFonts w:ascii="Cambria Math" w:hAnsi="Cambria Math" w:cstheme="minorHAnsi"/>
              </w:rPr>
            </m:ctrlPr>
          </m:accPr>
          <m:e>
            <m:r>
              <w:rPr>
                <w:rFonts w:ascii="Cambria Math" w:hAnsi="Cambria Math" w:cstheme="minorHAnsi"/>
              </w:rPr>
              <m:t>y</m:t>
            </m:r>
          </m:e>
        </m:acc>
      </m:oMath>
      <w:r w:rsidR="009561E8" w:rsidRPr="009159A4">
        <w:rPr>
          <w:rFonts w:cstheme="minorHAnsi"/>
        </w:rPr>
        <w:t xml:space="preserve"> is the calculated calcium masses, and </w:t>
      </w:r>
      <m:oMath>
        <m:r>
          <w:rPr>
            <w:rFonts w:ascii="Cambria Math" w:hAnsi="Cambria Math" w:cstheme="minorHAnsi"/>
          </w:rPr>
          <m:t>y</m:t>
        </m:r>
      </m:oMath>
      <w:r w:rsidR="009561E8" w:rsidRPr="009159A4">
        <w:rPr>
          <w:rFonts w:cstheme="minorHAnsi"/>
        </w:rPr>
        <w:t xml:space="preserve"> is either the ground truth calcium masses (RMSE) or the linear regression</w:t>
      </w:r>
      <w:r w:rsidR="009561E8">
        <w:rPr>
          <w:rFonts w:cstheme="minorHAnsi"/>
        </w:rPr>
        <w:t>-based</w:t>
      </w:r>
      <w:r w:rsidR="009561E8" w:rsidRPr="009159A4">
        <w:rPr>
          <w:rFonts w:cstheme="minorHAnsi"/>
        </w:rPr>
        <w:t xml:space="preserve"> calcium masses (RMSD)</w:t>
      </w:r>
      <w:r w:rsidR="009561E8">
        <w:rPr>
          <w:rFonts w:cstheme="minorHAnsi"/>
        </w:rPr>
        <w:t xml:space="preserve">, </w:t>
      </w:r>
      <w:r w:rsidR="009561E8" w:rsidRPr="009159A4">
        <w:rPr>
          <w:rFonts w:cstheme="minorHAnsi"/>
        </w:rPr>
        <w:t>which is computed based on the calculated calcium masses</w:t>
      </w:r>
      <w:r w:rsidR="009561E8">
        <w:rPr>
          <w:rFonts w:cstheme="minorHAnsi"/>
        </w:rPr>
        <w:t xml:space="preserve">. </w:t>
      </w:r>
    </w:p>
    <w:p w14:paraId="304E0501" w14:textId="77777777" w:rsidR="009561E8" w:rsidRPr="00851674" w:rsidRDefault="009561E8" w:rsidP="009561E8">
      <w:pPr>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nary>
                    <m:naryPr>
                      <m:chr m:val="∑"/>
                      <m:subHide m:val="1"/>
                      <m:supHide m:val="1"/>
                      <m:ctrlPr>
                        <w:rPr>
                          <w:rFonts w:ascii="Cambria Math" w:hAnsi="Cambria Math" w:cstheme="minorHAnsi"/>
                        </w:rPr>
                      </m:ctrlPr>
                    </m:naryPr>
                    <m:sub>
                      <m:ctrlPr>
                        <w:rPr>
                          <w:rFonts w:ascii="Cambria Math" w:hAnsi="Cambria Math" w:cstheme="minorHAnsi"/>
                          <w:i/>
                        </w:rPr>
                      </m:ctrlPr>
                    </m:sub>
                    <m:sup>
                      <m:ctrlPr>
                        <w:rPr>
                          <w:rFonts w:ascii="Cambria Math" w:hAnsi="Cambria Math" w:cstheme="minorHAnsi"/>
                          <w:i/>
                        </w:rPr>
                      </m:ctrlPr>
                    </m:sup>
                    <m:e>
                      <m:r>
                        <w:rPr>
                          <w:rFonts w:ascii="Cambria Math" w:hAnsi="Cambria Math" w:cstheme="minorHAnsi"/>
                        </w:rPr>
                        <m:t>|y-</m:t>
                      </m:r>
                      <m:sSup>
                        <m:sSupPr>
                          <m:ctrlPr>
                            <w:rPr>
                              <w:rFonts w:ascii="Cambria Math" w:hAnsi="Cambria Math" w:cstheme="minorHAnsi"/>
                              <w:i/>
                            </w:rPr>
                          </m:ctrlPr>
                        </m:sSupPr>
                        <m:e>
                          <m:acc>
                            <m:accPr>
                              <m:ctrlPr>
                                <w:rPr>
                                  <w:rFonts w:ascii="Cambria Math" w:hAnsi="Cambria Math" w:cstheme="minorHAnsi"/>
                                </w:rPr>
                              </m:ctrlPr>
                            </m:accPr>
                            <m:e>
                              <m:r>
                                <w:rPr>
                                  <w:rFonts w:ascii="Cambria Math" w:hAnsi="Cambria Math" w:cstheme="minorHAnsi"/>
                                </w:rPr>
                                <m:t>y</m:t>
                              </m:r>
                            </m:e>
                          </m:acc>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e>
                  </m:nary>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2DDFD050" w14:textId="36A43E13" w:rsidR="009561E8" w:rsidRPr="00265344" w:rsidRDefault="009561E8" w:rsidP="00265344">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Pr>
          <w:rFonts w:eastAsiaTheme="minorEastAsia" w:cstheme="minorHAnsi"/>
          <w:i/>
          <w:iCs/>
          <w:sz w:val="16"/>
          <w:szCs w:val="16"/>
        </w:rPr>
        <w:t>1</w:t>
      </w:r>
      <w:r w:rsidRPr="001D7589">
        <w:rPr>
          <w:rFonts w:eastAsiaTheme="minorEastAsia" w:cstheme="minorHAnsi"/>
          <w:i/>
          <w:iCs/>
          <w:sz w:val="16"/>
          <w:szCs w:val="16"/>
        </w:rPr>
        <w:t>)</w:t>
      </w:r>
    </w:p>
    <w:p w14:paraId="6A6A88C5" w14:textId="3E5F9C2A" w:rsidR="00573013" w:rsidRDefault="00573013" w:rsidP="002B61D2">
      <w:pPr>
        <w:pStyle w:val="Heading3"/>
        <w:spacing w:line="480" w:lineRule="auto"/>
      </w:pPr>
      <w:r>
        <w:t>2.1.</w:t>
      </w:r>
      <w:r w:rsidR="00F17B2C">
        <w:t>3</w:t>
      </w:r>
      <w:r>
        <w:t xml:space="preserve"> </w:t>
      </w:r>
      <w:r w:rsidR="00DA7762">
        <w:t>–</w:t>
      </w:r>
      <w:r>
        <w:t xml:space="preserve"> Robustness</w:t>
      </w:r>
    </w:p>
    <w:p w14:paraId="633516BC" w14:textId="7C456A0A" w:rsidR="00DA7762" w:rsidRDefault="00DA7762" w:rsidP="002B61D2">
      <w:pPr>
        <w:spacing w:line="480" w:lineRule="auto"/>
      </w:pPr>
      <w:r>
        <w:t>Various acquisition settings</w:t>
      </w:r>
      <w:r w:rsidR="004D7816">
        <w:t xml:space="preserve"> (tube potential, tube current product time, convolution kernel, iterative reconstruction level, field-of-view, and slice thickness)</w:t>
      </w:r>
      <w:r>
        <w:t xml:space="preserve"> were changed to assess the robustness of the two different calcium scoring techniques. </w:t>
      </w:r>
      <w:r w:rsidR="001F1212">
        <w:t xml:space="preserve">The adjusted settings are </w:t>
      </w:r>
      <w:r w:rsidR="00E806E6">
        <w:t xml:space="preserve">consistent with what was previously described </w:t>
      </w:r>
      <w:r w:rsidR="00773208">
        <w:fldChar w:fldCharType="begin"/>
      </w:r>
      <w:r w:rsidR="00040F6F">
        <w:instrText xml:space="preserve"> ADDIN ZOTERO_ITEM CSL_CITATION {"citationID":"rPBzeiqS","properties":{"formattedCitation":"[15]","plainCitation":"[15]","noteIndex":0},"citationItems":[{"id":191,"uris":["http://zotero.org/users/6884353/items/7YTXBC8N"],"itemData":{"id":191,"type":"article-journal","container-title":"Medical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773208">
        <w:fldChar w:fldCharType="separate"/>
      </w:r>
      <w:r w:rsidR="00040F6F">
        <w:rPr>
          <w:noProof/>
        </w:rPr>
        <w:t>[15]</w:t>
      </w:r>
      <w:r w:rsidR="00773208">
        <w:fldChar w:fldCharType="end"/>
      </w:r>
      <w:r w:rsidR="00E806E6">
        <w:t>.</w:t>
      </w:r>
      <w:r w:rsidR="009B58F8">
        <w:t xml:space="preserve"> Of the acquisition settings </w:t>
      </w:r>
      <w:r w:rsidR="00505856">
        <w:t xml:space="preserve">that </w:t>
      </w:r>
      <w:r w:rsidR="009B58F8">
        <w:t xml:space="preserve">were changed, only the settings with proper simulated calibration were included in </w:t>
      </w:r>
      <w:r w:rsidR="00505856">
        <w:t xml:space="preserve">the </w:t>
      </w:r>
      <w:r w:rsidR="009B58F8">
        <w:t xml:space="preserve">analysis. </w:t>
      </w:r>
      <w:r w:rsidR="00505856">
        <w:t>These criteria</w:t>
      </w:r>
      <w:r w:rsidR="009B58F8">
        <w:t xml:space="preserve"> excluded convolution kernel and iterative reconstruction level since the simulated calibration required for the integrated calcium </w:t>
      </w:r>
      <w:r w:rsidR="00113F85">
        <w:t xml:space="preserve">mass </w:t>
      </w:r>
      <w:r w:rsidR="009B58F8">
        <w:t xml:space="preserve">technique did </w:t>
      </w:r>
      <w:r w:rsidR="00CD3822">
        <w:t>not allow the authors to adjust these parameters</w:t>
      </w:r>
      <w:r w:rsidR="009B58F8">
        <w:t>.</w:t>
      </w:r>
    </w:p>
    <w:p w14:paraId="74409766" w14:textId="77777777" w:rsidR="001F1212" w:rsidRPr="00DA7762" w:rsidRDefault="001F1212" w:rsidP="002B61D2">
      <w:pPr>
        <w:spacing w:line="480" w:lineRule="auto"/>
      </w:pPr>
    </w:p>
    <w:p w14:paraId="19963742" w14:textId="0E01EF5A" w:rsidR="004B322F" w:rsidRDefault="004B322F" w:rsidP="002B61D2">
      <w:pPr>
        <w:pStyle w:val="Heading2"/>
        <w:spacing w:line="480" w:lineRule="auto"/>
      </w:pPr>
      <w:r>
        <w:t xml:space="preserve">2.2 – Integrated Calcium </w:t>
      </w:r>
      <w:r w:rsidR="00113F85">
        <w:t>Mass</w:t>
      </w:r>
    </w:p>
    <w:p w14:paraId="7B04DB3A" w14:textId="21FF1786" w:rsidR="00EA0B93" w:rsidDel="00B87AAD" w:rsidRDefault="00CD3822" w:rsidP="00B87AAD">
      <w:pPr>
        <w:spacing w:line="480" w:lineRule="auto"/>
        <w:rPr>
          <w:del w:id="0" w:author="Mike Black" w:date="2023-02-09T11:28:00Z"/>
        </w:rPr>
      </w:pPr>
      <w:r>
        <w:t>As previously reported, t</w:t>
      </w:r>
      <w:r w:rsidR="001F1212">
        <w:t xml:space="preserve">he integrated calcium </w:t>
      </w:r>
      <w:r w:rsidR="00113F85">
        <w:t xml:space="preserve">mass </w:t>
      </w:r>
      <w:r w:rsidR="001F1212">
        <w:t xml:space="preserve">technique </w:t>
      </w:r>
      <w:r>
        <w:t>adapts</w:t>
      </w:r>
      <w:r w:rsidR="001F1212">
        <w:t xml:space="preserve"> the integrated Hounsfield technique</w:t>
      </w:r>
      <w:r>
        <w:t xml:space="preserve"> </w:t>
      </w:r>
      <w:r w:rsidR="009F2095">
        <w:fldChar w:fldCharType="begin"/>
      </w:r>
      <w:r w:rsidR="0076367A">
        <w:instrText xml:space="preserve"> ADDIN ZOTERO_ITEM CSL_CITATION {"citationID":"8LqXk4Os","properties":{"formattedCitation":"[17], [18]","plainCitation":"[17], [18]","noteIndex":0},"citationItems":[{"id":334,"uris":["http://zotero.org/users/6884353/items/Y7RV3E7E"],"itemData":{"id":334,"type":"paper-conference","event-title":"AAPM 2022, 64th Annual Meeting and Exhibition","language":"en","title":"Accurate and Robust Quantification of Calcium Mass in Coronary Artery Calcium Using the Integrated Hounsfield Technique","URL":"https://w4.aapm.org/meetings/2022AM/programInfo/programAbs.php?sid=10792&amp;aid=66792","author":[{"family":"Black","given":"Dale"},{"family":"Molloi","given":"Sabee"},{"family":"Xiao","given":"Xingsuo"},{"family":"Shen","given":"Sara"},{"family":"Nie","given":"Shu"}],"accessed":{"date-parts":[["2022",8,8]]},"issued":{"date-parts":[["2022",7,10]]}}},{"id":329,"uris":["http://zotero.org/users/6884353/items/DFIXP59C"],"itemData":{"id":329,"type":"article-journal","container-title":"Journal of Cardiovascular Computed Tomography","DOI":"10.1016/j.jcct.2022.06.109","ISSN":"1934-5925, 1876-861X","issue":"4","journalAbbreviation":"Journal of Cardiovascular Computed Tomography","language":"English","note":"publisher: Elsevier","page":"S47","source":"www.journalofcardiovascularct.com","title":"498 Quantification Of Calcium Mass For Cases With Near Zero Coronary Artery Calcium Score","volume":"16","author":[{"family":"Black","given":"D."},{"family":"Xiao","given":"X."},{"family":"Shen","given":"Y."},{"family":"Nie","given":"S."},{"family":"Molloi","given":"S."}],"issued":{"date-parts":[["2022",7,1]]}}}],"schema":"https://github.com/citation-style-language/schema/raw/master/csl-citation.json"} </w:instrText>
      </w:r>
      <w:r w:rsidR="009F2095">
        <w:fldChar w:fldCharType="separate"/>
      </w:r>
      <w:r w:rsidR="0076367A">
        <w:rPr>
          <w:noProof/>
        </w:rPr>
        <w:t>[17], [18]</w:t>
      </w:r>
      <w:r w:rsidR="009F2095">
        <w:fldChar w:fldCharType="end"/>
      </w:r>
      <w:r w:rsidR="001F1212">
        <w:t xml:space="preserve">. The integrated Hounsfield technique accounts for the partial volume </w:t>
      </w:r>
      <w:r w:rsidR="00505856">
        <w:t>effect</w:t>
      </w:r>
      <w:r w:rsidR="001F1212">
        <w:t xml:space="preserve"> and avoids arbitrary thresholding by </w:t>
      </w:r>
      <w:r w:rsidR="00E806E6">
        <w:t xml:space="preserve">integrating the intensity over an entire </w:t>
      </w:r>
      <w:r w:rsidR="00E806E6">
        <w:lastRenderedPageBreak/>
        <w:t xml:space="preserve">region of interest. </w:t>
      </w:r>
      <w:r>
        <w:t>The total integrated Hounsfield unit is conserved by</w:t>
      </w:r>
      <w:r w:rsidR="00E806E6">
        <w:t xml:space="preserve"> </w:t>
      </w:r>
      <w:r w:rsidR="000C3FC5">
        <w:t>assuming the partial volume effect only affects a particular voxel and not an entire region.</w:t>
      </w:r>
    </w:p>
    <w:p w14:paraId="523642C6" w14:textId="77777777" w:rsidR="00B87AAD" w:rsidRDefault="00B87AAD" w:rsidP="00C30297">
      <w:pPr>
        <w:spacing w:line="480" w:lineRule="auto"/>
        <w:rPr>
          <w:ins w:id="1" w:author="Mike Black" w:date="2023-02-09T11:28:00Z"/>
        </w:rPr>
      </w:pPr>
    </w:p>
    <w:p w14:paraId="143BF042" w14:textId="1FED62EE" w:rsidR="00EA0B93" w:rsidDel="00B87AAD" w:rsidRDefault="00EA0B93" w:rsidP="00EA0B93">
      <w:pPr>
        <w:pStyle w:val="Heading3"/>
        <w:rPr>
          <w:del w:id="2" w:author="Mike Black" w:date="2023-02-09T11:28:00Z"/>
        </w:rPr>
      </w:pPr>
      <w:del w:id="3" w:author="Mike Black" w:date="2023-02-09T11:28:00Z">
        <w:r w:rsidDel="00B87AAD">
          <w:delText>2.2.1 – Method</w:delText>
        </w:r>
      </w:del>
    </w:p>
    <w:p w14:paraId="420F4666" w14:textId="77777777" w:rsidR="00EA0B93" w:rsidRPr="00EA0B93" w:rsidRDefault="00EA0B93" w:rsidP="00B87AAD">
      <w:pPr>
        <w:spacing w:line="480" w:lineRule="auto"/>
        <w:pPrChange w:id="4" w:author="Mike Black" w:date="2023-02-09T11:28:00Z">
          <w:pPr/>
        </w:pPrChange>
      </w:pPr>
    </w:p>
    <w:p w14:paraId="7E1E0780" w14:textId="7F8405C8" w:rsidR="00C41D3A" w:rsidRPr="00EA0B93" w:rsidRDefault="000C3FC5" w:rsidP="005D686C">
      <w:pPr>
        <w:spacing w:line="480" w:lineRule="auto"/>
        <w:rPr>
          <w:rFonts w:cstheme="minorHAnsi"/>
        </w:rPr>
      </w:pPr>
      <w:r>
        <w:t xml:space="preserve"> </w:t>
      </w:r>
      <w:r w:rsidR="00C41D3A">
        <w:t xml:space="preserve">The cross-sectional area equation (Eq </w:t>
      </w:r>
      <w:r w:rsidR="009561E8">
        <w:t>2</w:t>
      </w:r>
      <w:r w:rsidR="00C41D3A">
        <w:t xml:space="preserve">), originally proposed by </w:t>
      </w:r>
      <w:proofErr w:type="spellStart"/>
      <w:r w:rsidR="00C41D3A">
        <w:t>Molloi</w:t>
      </w:r>
      <w:proofErr w:type="spellEnd"/>
      <w:r w:rsidR="00C41D3A">
        <w:t xml:space="preserve"> et al. </w:t>
      </w:r>
      <w:r w:rsidR="00C41D3A">
        <w:fldChar w:fldCharType="begin"/>
      </w:r>
      <w:r w:rsidR="00C41D3A">
        <w:instrText xml:space="preserve"> ADDIN ZOTERO_ITEM CSL_CITATION {"citationID":"Darzp7Jz","properties":{"formattedCitation":"[14]","plainCitation":"[14]","noteIndex":0},"citationItems":[{"id":192,"uris":["http://zotero.org/users/6884353/items/KLBTIH2A"],"itemData":{"id":192,"type":"article-journal","abstract":"Coronary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C41D3A">
        <w:fldChar w:fldCharType="separate"/>
      </w:r>
      <w:r w:rsidR="00C41D3A">
        <w:rPr>
          <w:noProof/>
        </w:rPr>
        <w:t>[14]</w:t>
      </w:r>
      <w:r w:rsidR="00C41D3A">
        <w:fldChar w:fldCharType="end"/>
      </w:r>
      <w:r w:rsidR="00C41D3A">
        <w:t xml:space="preserve">, can be adapted for use in </w:t>
      </w:r>
      <w:r w:rsidR="00C6596F">
        <w:t>three-dimensional</w:t>
      </w:r>
      <w:r w:rsidR="00C41D3A">
        <w:t xml:space="preserve"> regions (Eq </w:t>
      </w:r>
      <w:r w:rsidR="009561E8">
        <w:t>3</w:t>
      </w:r>
      <w:r w:rsidR="00C41D3A">
        <w:t xml:space="preserve">) and applied to calcium mass quantification (Eq 3). </w:t>
      </w:r>
      <w:r w:rsidR="00C30297" w:rsidRPr="001D7589">
        <w:rPr>
          <w:rFonts w:cstheme="minorHAnsi"/>
        </w:rPr>
        <w:t xml:space="preserve">Figure </w:t>
      </w:r>
      <w:r w:rsidR="00144F44">
        <w:rPr>
          <w:rFonts w:cstheme="minorHAnsi"/>
        </w:rPr>
        <w:t>3</w:t>
      </w:r>
      <w:r w:rsidR="00C30297" w:rsidRPr="001D7589">
        <w:rPr>
          <w:rFonts w:cstheme="minorHAnsi"/>
        </w:rPr>
        <w:t xml:space="preserve"> shows the </w:t>
      </w:r>
      <w:r w:rsidR="00C30297">
        <w:rPr>
          <w:rFonts w:cstheme="minorHAnsi"/>
        </w:rPr>
        <w:t>cross-section</w:t>
      </w:r>
      <w:r w:rsidR="00C30297" w:rsidRPr="001D7589">
        <w:rPr>
          <w:rFonts w:cstheme="minorHAnsi"/>
        </w:rPr>
        <w:t xml:space="preserve"> of a </w:t>
      </w:r>
      <w:r w:rsidR="00C30297">
        <w:rPr>
          <w:rFonts w:cstheme="minorHAnsi"/>
        </w:rPr>
        <w:t xml:space="preserve">simulated </w:t>
      </w:r>
      <w:r w:rsidR="00C30297" w:rsidRPr="001D7589">
        <w:rPr>
          <w:rFonts w:cstheme="minorHAnsi"/>
        </w:rPr>
        <w:t>coronary plaque</w:t>
      </w:r>
      <w:r w:rsidR="00C30297">
        <w:rPr>
          <w:rFonts w:cstheme="minorHAnsi"/>
        </w:rPr>
        <w:t xml:space="preserve"> with the regions of interest outlined. </w:t>
      </w:r>
      <m:oMath>
        <m:sSub>
          <m:sSubPr>
            <m:ctrlPr>
              <w:rPr>
                <w:rFonts w:ascii="Cambria Math" w:hAnsi="Cambria Math"/>
                <w:i/>
                <w:vertAlign w:val="subscript"/>
              </w:rPr>
            </m:ctrlPr>
          </m:sSubPr>
          <m:e>
            <m:r>
              <w:rPr>
                <w:rFonts w:ascii="Cambria Math" w:hAnsi="Cambria Math"/>
              </w:rPr>
              <m:t>S</m:t>
            </m:r>
            <m:ctrlPr>
              <w:rPr>
                <w:rFonts w:ascii="Cambria Math" w:hAnsi="Cambria Math"/>
                <w:i/>
              </w:rPr>
            </m:ctrlPr>
          </m:e>
          <m:sub>
            <m:r>
              <w:rPr>
                <w:rFonts w:ascii="Cambria Math" w:hAnsi="Cambria Math"/>
                <w:vertAlign w:val="subscript"/>
              </w:rPr>
              <m:t>Obj</m:t>
            </m:r>
          </m:sub>
        </m:sSub>
      </m:oMath>
      <w:r w:rsidR="00C41D3A" w:rsidRPr="00C41D3A">
        <w:rPr>
          <w:vertAlign w:val="subscript"/>
        </w:rPr>
        <w:t xml:space="preserve"> </w:t>
      </w:r>
      <w:r w:rsidR="00C41D3A" w:rsidRPr="00C41D3A">
        <w:t>is the intensity (HU) of a section of the plaque with pure calcium and no partial volume affected voxels</w:t>
      </w:r>
      <m:oMath>
        <m:r>
          <w:rPr>
            <w:rFonts w:ascii="Cambria Math" w:hAnsi="Cambria Math"/>
          </w:rPr>
          <m:t xml:space="preserve">. </m:t>
        </m:r>
        <m:sSub>
          <m:sSubPr>
            <m:ctrlPr>
              <w:rPr>
                <w:rFonts w:ascii="Cambria Math" w:hAnsi="Cambria Math"/>
                <w:i/>
                <w:vertAlign w:val="subscript"/>
              </w:rPr>
            </m:ctrlPr>
          </m:sSubPr>
          <m:e>
            <m:r>
              <w:rPr>
                <w:rFonts w:ascii="Cambria Math" w:hAnsi="Cambria Math"/>
              </w:rPr>
              <m:t>S</m:t>
            </m:r>
            <m:ctrlPr>
              <w:rPr>
                <w:rFonts w:ascii="Cambria Math" w:hAnsi="Cambria Math"/>
                <w:i/>
              </w:rPr>
            </m:ctrlPr>
          </m:e>
          <m:sub>
            <m:r>
              <w:rPr>
                <w:rFonts w:ascii="Cambria Math" w:hAnsi="Cambria Math"/>
                <w:vertAlign w:val="subscript"/>
              </w:rPr>
              <m:t>Bkg</m:t>
            </m:r>
          </m:sub>
        </m:sSub>
      </m:oMath>
      <w:r w:rsidR="00C41D3A" w:rsidRPr="00C41D3A">
        <w:t xml:space="preserve"> is the measured intensity (HU) of a ring-like section</w:t>
      </w:r>
      <w:r w:rsidR="00FD3FA8">
        <w:t xml:space="preserve"> outside the calcified lesion</w:t>
      </w:r>
      <w:r w:rsidR="00C41D3A" w:rsidRPr="00C41D3A">
        <w:t xml:space="preserve">. </w:t>
      </w:r>
      <m:oMath>
        <m:r>
          <w:rPr>
            <w:rFonts w:ascii="Cambria Math" w:hAnsi="Cambria Math"/>
          </w:rPr>
          <m:t>I</m:t>
        </m:r>
      </m:oMath>
      <w:r w:rsidR="00C41D3A" w:rsidRPr="00C41D3A">
        <w:t xml:space="preserve"> is </w:t>
      </w:r>
      <w:r w:rsidR="00C6596F">
        <w:t xml:space="preserve">the </w:t>
      </w:r>
      <w:r w:rsidR="00C41D3A" w:rsidRPr="00C41D3A">
        <w:t xml:space="preserve">sum of each voxel intensity (HU) of the lesion that contains all the calcium, including those voxels affected by the partial volume effect. </w:t>
      </w:r>
      <m:oMath>
        <m:r>
          <w:rPr>
            <w:rFonts w:ascii="Cambria Math" w:hAnsi="Cambria Math"/>
          </w:rPr>
          <m:t>V</m:t>
        </m:r>
      </m:oMath>
      <w:r w:rsidR="00C41D3A" w:rsidRPr="00C41D3A">
        <w:t xml:space="preserve"> is the total number of voxels in the entire </w:t>
      </w:r>
      <w:r w:rsidR="00C6596F">
        <w:t>cross-section</w:t>
      </w:r>
      <w:r w:rsidR="00C41D3A" w:rsidRPr="00C41D3A">
        <w:t xml:space="preserve"> multiplied by the voxel size. Equation </w:t>
      </w:r>
      <w:r w:rsidR="009561E8">
        <w:t>4</w:t>
      </w:r>
      <w:r w:rsidR="00C41D3A" w:rsidRPr="00C41D3A">
        <w:t xml:space="preserve"> shows how to convert the volume of the object (</w:t>
      </w:r>
      <m:oMath>
        <m:sSub>
          <m:sSubPr>
            <m:ctrlPr>
              <w:rPr>
                <w:rFonts w:ascii="Cambria Math" w:hAnsi="Cambria Math"/>
                <w:i/>
              </w:rPr>
            </m:ctrlPr>
          </m:sSubPr>
          <m:e>
            <m:r>
              <w:rPr>
                <w:rFonts w:ascii="Cambria Math" w:hAnsi="Cambria Math"/>
              </w:rPr>
              <m:t>V</m:t>
            </m:r>
          </m:e>
          <m:sub>
            <m:r>
              <w:rPr>
                <w:rFonts w:ascii="Cambria Math" w:hAnsi="Cambria Math"/>
              </w:rPr>
              <m:t>Obj</m:t>
            </m:r>
          </m:sub>
        </m:sSub>
      </m:oMath>
      <w:r w:rsidR="00C41D3A" w:rsidRPr="00C41D3A">
        <w:t>) to mass (</w:t>
      </w:r>
      <m:oMath>
        <m:sSub>
          <m:sSubPr>
            <m:ctrlPr>
              <w:rPr>
                <w:rFonts w:ascii="Cambria Math" w:hAnsi="Cambria Math"/>
                <w:i/>
              </w:rPr>
            </m:ctrlPr>
          </m:sSubPr>
          <m:e>
            <m:r>
              <w:rPr>
                <w:rFonts w:ascii="Cambria Math" w:hAnsi="Cambria Math"/>
              </w:rPr>
              <m:t>M</m:t>
            </m:r>
          </m:e>
          <m:sub>
            <m:r>
              <w:rPr>
                <w:rFonts w:ascii="Cambria Math" w:hAnsi="Cambria Math"/>
              </w:rPr>
              <m:t>Obj</m:t>
            </m:r>
          </m:sub>
        </m:sSub>
      </m:oMath>
      <w:r w:rsidR="00C41D3A" w:rsidRPr="00C41D3A">
        <w:t xml:space="preserve">), where </w:t>
      </w: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sSub>
              <m:sSubPr>
                <m:ctrlPr>
                  <w:rPr>
                    <w:rFonts w:ascii="Cambria Math" w:hAnsi="Cambria Math"/>
                    <w:i/>
                  </w:rPr>
                </m:ctrlPr>
              </m:sSubPr>
              <m:e>
                <m:r>
                  <w:rPr>
                    <w:rFonts w:ascii="Cambria Math" w:hAnsi="Cambria Math"/>
                  </w:rPr>
                  <m:t>S</m:t>
                </m:r>
              </m:e>
              <m:sub>
                <m:r>
                  <w:rPr>
                    <w:rFonts w:ascii="Cambria Math" w:hAnsi="Cambria Math"/>
                  </w:rPr>
                  <m:t>Obj</m:t>
                </m:r>
              </m:sub>
            </m:sSub>
          </m:sub>
        </m:sSub>
      </m:oMath>
      <w:r w:rsidR="00C41D3A" w:rsidRPr="00C41D3A">
        <w:t xml:space="preserve"> is the density of the calcification, specific to the object intensity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00C41D3A" w:rsidRPr="00C41D3A">
        <w:t>).</w:t>
      </w:r>
    </w:p>
    <w:p w14:paraId="6112A997" w14:textId="77777777" w:rsidR="00C41D3A" w:rsidRPr="00C41D3A" w:rsidRDefault="00C41D3A" w:rsidP="005D686C">
      <w:pPr>
        <w:spacing w:line="480" w:lineRule="auto"/>
      </w:pPr>
    </w:p>
    <w:p w14:paraId="1D7287B8" w14:textId="0DB5C953" w:rsidR="00C552E6" w:rsidRPr="00265344" w:rsidRDefault="00C41D3A" w:rsidP="005D686C">
      <w:pPr>
        <w:spacing w:line="480" w:lineRule="auto"/>
      </w:pPr>
      <w:r w:rsidRPr="00C41D3A">
        <w:t xml:space="preserve">It is impractical to accurately measure the intensity of </w:t>
      </w:r>
      <w:r w:rsidR="006070DD">
        <w:t>calcium</w:t>
      </w:r>
      <w:r w:rsidRPr="00C41D3A">
        <w:t xml:space="preserve"> with no partial volume effect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for small calcifications. Therefore, this study utilized a calibration </w:t>
      </w:r>
      <w:del w:id="5" w:author="Mike Black" w:date="2023-02-09T11:26:00Z">
        <w:r w:rsidRPr="00C41D3A" w:rsidDel="00B87AAD">
          <w:delText xml:space="preserve">line </w:delText>
        </w:r>
      </w:del>
      <w:r w:rsidRPr="00C41D3A">
        <w:t xml:space="preserve">and computed a volume based on an arbitrary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This volume uses an estimated object signal for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from the calibration linear regression line</w:t>
      </w:r>
      <w:r w:rsidR="00C6596F">
        <w:t>. Then it converts</w:t>
      </w:r>
      <w:r w:rsidRPr="00C41D3A">
        <w:t xml:space="preserve"> the volume to mass by multiplying by the density assumed for the calculation of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In theory, once </w:t>
      </w:r>
      <w:del w:id="6" w:author="Mike Black" w:date="2023-02-09T11:26:00Z">
        <w:r w:rsidRPr="00C41D3A" w:rsidDel="00B87AAD">
          <w:delText xml:space="preserve">the </w:delText>
        </w:r>
      </w:del>
      <w:ins w:id="7" w:author="Mike Black" w:date="2023-02-09T11:26:00Z">
        <w:r w:rsidR="00B87AAD">
          <w:t>two</w:t>
        </w:r>
        <w:r w:rsidR="00B87AAD" w:rsidRPr="00C41D3A">
          <w:t xml:space="preserve"> </w:t>
        </w:r>
      </w:ins>
      <w:r w:rsidRPr="00C41D3A">
        <w:t>calibration</w:t>
      </w:r>
      <w:ins w:id="8" w:author="Mike Black" w:date="2023-02-09T11:26:00Z">
        <w:r w:rsidR="00B87AAD">
          <w:t xml:space="preserve"> points </w:t>
        </w:r>
      </w:ins>
      <w:del w:id="9" w:author="Mike Black" w:date="2023-02-09T11:26:00Z">
        <w:r w:rsidRPr="00C41D3A" w:rsidDel="00B87AAD">
          <w:delText xml:space="preserve"> line </w:delText>
        </w:r>
      </w:del>
      <w:ins w:id="10" w:author="Mike Black" w:date="2023-02-09T11:26:00Z">
        <w:r w:rsidR="00B87AAD">
          <w:t>are</w:t>
        </w:r>
      </w:ins>
      <w:del w:id="11" w:author="Mike Black" w:date="2023-02-09T11:26:00Z">
        <w:r w:rsidRPr="00C41D3A" w:rsidDel="00B87AAD">
          <w:delText>is</w:delText>
        </w:r>
      </w:del>
      <w:r w:rsidRPr="00C41D3A">
        <w:t xml:space="preserve"> computed, any input density can be used </w:t>
      </w:r>
      <w:r w:rsidR="00C6596F">
        <w:t>to estimate</w:t>
      </w:r>
      <w:r w:rsidRPr="00C41D3A">
        <w:t xml:space="preserve">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rsidRPr="00C41D3A">
        <w:t xml:space="preserve"> and the corresponding mass calculation</w:t>
      </w:r>
      <w:r w:rsidR="00C6596F">
        <w:t>. This</w:t>
      </w:r>
      <w:r w:rsidRPr="00C41D3A">
        <w:t xml:space="preserve"> study used 200 mg/cm</w:t>
      </w:r>
      <w:r w:rsidRPr="00C41D3A">
        <w:rPr>
          <w:vertAlign w:val="superscript"/>
        </w:rPr>
        <w:t>3</w:t>
      </w:r>
      <w:r w:rsidRPr="00C41D3A">
        <w:t xml:space="preserve"> </w:t>
      </w:r>
      <w:ins w:id="12" w:author="Mike Black" w:date="2023-02-09T11:27:00Z">
        <w:r w:rsidR="00B87AAD">
          <w:t>for the calcium calibration point and background (0</w:t>
        </w:r>
        <w:r w:rsidR="00B87AAD" w:rsidRPr="00C41D3A">
          <w:t xml:space="preserve"> </w:t>
        </w:r>
        <w:r w:rsidR="00B87AAD" w:rsidRPr="00C41D3A">
          <w:lastRenderedPageBreak/>
          <w:t>mg/cm</w:t>
        </w:r>
        <w:proofErr w:type="gramStart"/>
        <w:r w:rsidR="00B87AAD" w:rsidRPr="00C41D3A">
          <w:rPr>
            <w:vertAlign w:val="superscript"/>
          </w:rPr>
          <w:t>3</w:t>
        </w:r>
        <w:r w:rsidR="00B87AAD" w:rsidRPr="00C41D3A">
          <w:t xml:space="preserve"> </w:t>
        </w:r>
        <w:r w:rsidR="00B87AAD">
          <w:t>)</w:t>
        </w:r>
        <w:proofErr w:type="gramEnd"/>
        <w:r w:rsidR="00B87AAD">
          <w:t xml:space="preserve"> </w:t>
        </w:r>
      </w:ins>
      <w:r w:rsidRPr="00C41D3A">
        <w:t xml:space="preserve">to remain consistent. Integrating over the entire region of interest should </w:t>
      </w:r>
      <w:r w:rsidR="008957AF">
        <w:t>reduce</w:t>
      </w:r>
      <w:r w:rsidR="008957AF" w:rsidRPr="00C41D3A">
        <w:t xml:space="preserve"> </w:t>
      </w:r>
      <w:r w:rsidR="008957AF">
        <w:t>the</w:t>
      </w:r>
      <w:r w:rsidRPr="00C41D3A">
        <w:t xml:space="preserve"> effect</w:t>
      </w:r>
      <w:r w:rsidR="008957AF">
        <w:t xml:space="preserve"> of</w:t>
      </w:r>
      <w:r w:rsidR="00A27903">
        <w:t xml:space="preserve"> </w:t>
      </w:r>
      <w:r w:rsidR="00676BE4">
        <w:t>quantum noise</w:t>
      </w:r>
      <w:r w:rsidRPr="00C41D3A">
        <w:t>.</w:t>
      </w:r>
    </w:p>
    <w:p w14:paraId="75E1B273" w14:textId="77777777" w:rsidR="00C552E6" w:rsidRPr="001D7589" w:rsidRDefault="00C552E6" w:rsidP="005D686C">
      <w:pPr>
        <w:spacing w:line="480" w:lineRule="auto"/>
        <w:rPr>
          <w:rFonts w:eastAsiaTheme="minorEastAsia"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6E87EDD8" w14:textId="77777777" w:rsidR="00C552E6" w:rsidRPr="001D7589" w:rsidRDefault="00C552E6" w:rsidP="005D686C">
      <w:pPr>
        <w:spacing w:line="480" w:lineRule="auto"/>
        <w:rPr>
          <w:rFonts w:eastAsiaTheme="minorEastAsia" w:cstheme="minorHAnsi"/>
        </w:rPr>
      </w:pPr>
      <m:oMathPara>
        <m:oMath>
          <m:r>
            <w:rPr>
              <w:rFonts w:ascii="Cambria Math" w:eastAsiaTheme="minorEastAsia" w:hAnsi="Cambria Math" w:cstheme="minorHAnsi"/>
            </w:rPr>
            <m:t>CSA=</m:t>
          </m:r>
          <m:f>
            <m:fPr>
              <m:ctrlPr>
                <w:rPr>
                  <w:rFonts w:ascii="Cambria Math" w:eastAsiaTheme="minorEastAsia" w:hAnsi="Cambria Math" w:cstheme="minorHAnsi"/>
                </w:rPr>
              </m:ctrlPr>
            </m:fPr>
            <m:num>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A</m:t>
                  </m:r>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ctrlPr>
                        <w:rPr>
                          <w:rFonts w:ascii="Cambria Math" w:eastAsiaTheme="minorEastAsia" w:hAnsi="Cambria Math" w:cstheme="minorHAnsi"/>
                        </w:rPr>
                      </m:ctrlPr>
                    </m:e>
                    <m:sub>
                      <m:r>
                        <w:rPr>
                          <w:rFonts w:ascii="Cambria Math" w:eastAsiaTheme="minorEastAsia" w:hAnsi="Cambria Math" w:cstheme="minorHAnsi"/>
                        </w:rPr>
                        <m:t>Bkg</m:t>
                      </m:r>
                    </m:sub>
                  </m:sSub>
                </m:e>
              </m:d>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ctrlPr>
                <w:rPr>
                  <w:rFonts w:ascii="Cambria Math" w:eastAsiaTheme="minorEastAsia" w:hAnsi="Cambria Math" w:cstheme="minorHAnsi"/>
                  <w:i/>
                </w:rPr>
              </m:ctrlPr>
            </m:den>
          </m:f>
        </m:oMath>
      </m:oMathPara>
    </w:p>
    <w:p w14:paraId="3E95B52A" w14:textId="04B7D63D" w:rsidR="000C3FC5" w:rsidRPr="00265344" w:rsidRDefault="00C552E6" w:rsidP="00265344">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2</w:t>
      </w:r>
      <w:r w:rsidRPr="001D7589">
        <w:rPr>
          <w:rFonts w:eastAsiaTheme="minorEastAsia" w:cstheme="minorHAnsi"/>
          <w:i/>
          <w:iCs/>
          <w:sz w:val="16"/>
          <w:szCs w:val="16"/>
        </w:rPr>
        <w:t>)</w:t>
      </w:r>
    </w:p>
    <w:p w14:paraId="77C2855E" w14:textId="52DD891B" w:rsidR="000C3FC5" w:rsidRPr="000C3FC5" w:rsidRDefault="000C3FC5" w:rsidP="00265344">
      <w:pPr>
        <w:spacing w:line="480" w:lineRule="auto"/>
        <w:rPr>
          <w:rFonts w:eastAsiaTheme="minorEastAsia" w:cstheme="minorHAnsi"/>
          <w:i/>
          <w:iCs/>
          <w:sz w:val="16"/>
          <w:szCs w:val="16"/>
        </w:rPr>
      </w:pPr>
      <m:oMathPara>
        <m:oMath>
          <m:r>
            <w:rPr>
              <w:rFonts w:ascii="Cambria Math" w:eastAsiaTheme="minorEastAsia" w:hAnsi="Cambria Math" w:cstheme="minorHAnsi"/>
            </w:rPr>
            <m:t>I=</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V-</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e>
              </m:d>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ctrlPr>
                    <w:rPr>
                      <w:rFonts w:ascii="Cambria Math" w:eastAsiaTheme="minorEastAsia" w:hAnsi="Cambria Math" w:cstheme="minorHAnsi"/>
                    </w:rPr>
                  </m:ctrlPr>
                </m:e>
                <m:sub>
                  <m:r>
                    <w:rPr>
                      <w:rFonts w:ascii="Cambria Math" w:eastAsiaTheme="minorEastAsia" w:hAnsi="Cambria Math" w:cstheme="minorHAnsi"/>
                    </w:rPr>
                    <m:t>Bkg</m:t>
                  </m:r>
                </m:sub>
              </m:sSub>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r>
                <m:rPr>
                  <m:sty m:val="p"/>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e>
          </m:d>
        </m:oMath>
      </m:oMathPara>
    </w:p>
    <w:p w14:paraId="7AB56106" w14:textId="77777777" w:rsidR="000C3FC5" w:rsidRPr="001D7589" w:rsidRDefault="00000000" w:rsidP="005D686C">
      <w:pPr>
        <w:spacing w:line="480" w:lineRule="auto"/>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Obj</m:t>
              </m:r>
            </m:sub>
          </m:sSub>
          <m:r>
            <w:rPr>
              <w:rFonts w:ascii="Cambria Math" w:eastAsiaTheme="minorEastAsia" w:hAnsi="Cambria Math" w:cstheme="minorHAnsi"/>
            </w:rPr>
            <m:t>=</m:t>
          </m:r>
          <m:f>
            <m:fPr>
              <m:ctrlPr>
                <w:rPr>
                  <w:rFonts w:ascii="Cambria Math" w:eastAsiaTheme="minorEastAsia" w:hAnsi="Cambria Math" w:cstheme="minorHAnsi"/>
                </w:rPr>
              </m:ctrlPr>
            </m:fPr>
            <m:num>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 xml:space="preserve">V </m:t>
                  </m:r>
                  <m:r>
                    <m:rPr>
                      <m:sty m:val="p"/>
                    </m:rPr>
                    <w:rPr>
                      <w:rFonts w:ascii="Cambria Math" w:eastAsiaTheme="minorEastAsia" w:hAnsi="Cambria Math" w:cstheme="minorHAnsi"/>
                    </w:rPr>
                    <m:t>×</m:t>
                  </m:r>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e>
              </m:d>
              <m:ctrlPr>
                <w:rPr>
                  <w:rFonts w:ascii="Cambria Math" w:eastAsiaTheme="minorEastAsia" w:hAnsi="Cambria Math" w:cstheme="minorHAnsi"/>
                  <w:i/>
                </w:rPr>
              </m:ctrlPr>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Bkg</m:t>
                  </m:r>
                </m:sub>
              </m:sSub>
              <m:ctrlPr>
                <w:rPr>
                  <w:rFonts w:ascii="Cambria Math" w:eastAsiaTheme="minorEastAsia" w:hAnsi="Cambria Math" w:cstheme="minorHAnsi"/>
                  <w:i/>
                </w:rPr>
              </m:ctrlPr>
            </m:den>
          </m:f>
        </m:oMath>
      </m:oMathPara>
    </w:p>
    <w:p w14:paraId="1B580E7B" w14:textId="17E1BE22" w:rsidR="000C3FC5" w:rsidRDefault="000C3FC5" w:rsidP="005D686C">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3</w:t>
      </w:r>
      <w:r w:rsidRPr="001D7589">
        <w:rPr>
          <w:rFonts w:eastAsiaTheme="minorEastAsia" w:cstheme="minorHAnsi"/>
          <w:i/>
          <w:iCs/>
          <w:sz w:val="16"/>
          <w:szCs w:val="16"/>
        </w:rPr>
        <w:t>)</w:t>
      </w:r>
    </w:p>
    <w:p w14:paraId="12CDB5E7" w14:textId="77777777" w:rsidR="00C552E6" w:rsidRDefault="00000000" w:rsidP="005D686C">
      <w:pPr>
        <w:spacing w:line="480" w:lineRule="auto"/>
        <w:jc w:val="right"/>
        <w:rPr>
          <w:rFonts w:eastAsiaTheme="minorEastAsia" w:cstheme="minorHAnsi"/>
          <w: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Obj</m:t>
              </m:r>
            </m:sub>
          </m:sSub>
          <m: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V</m:t>
              </m:r>
            </m:e>
            <m:sub>
              <m:r>
                <m:rPr>
                  <m:sty m:val="p"/>
                </m:rPr>
                <w:rPr>
                  <w:rFonts w:ascii="Cambria Math" w:eastAsiaTheme="minorEastAsia" w:hAnsi="Cambria Math" w:cstheme="minorHAnsi"/>
                </w:rPr>
                <m:t>Obj</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ρ</m:t>
              </m:r>
            </m:e>
            <m:sub>
              <m:sSub>
                <m:sSubPr>
                  <m:ctrlPr>
                    <w:rPr>
                      <w:rFonts w:ascii="Cambria Math" w:eastAsiaTheme="minorEastAsia" w:hAnsi="Cambria Math" w:cstheme="minorHAnsi"/>
                    </w:rPr>
                  </m:ctrlPr>
                </m:sSubPr>
                <m:e>
                  <m:r>
                    <m:rPr>
                      <m:sty m:val="p"/>
                    </m:rPr>
                    <w:rPr>
                      <w:rFonts w:ascii="Cambria Math" w:eastAsiaTheme="minorEastAsia" w:hAnsi="Cambria Math" w:cstheme="minorHAnsi"/>
                    </w:rPr>
                    <m:t>S</m:t>
                  </m:r>
                </m:e>
                <m:sub>
                  <m:r>
                    <m:rPr>
                      <m:sty m:val="p"/>
                    </m:rPr>
                    <w:rPr>
                      <w:rFonts w:ascii="Cambria Math" w:eastAsiaTheme="minorEastAsia" w:hAnsi="Cambria Math" w:cstheme="minorHAnsi"/>
                    </w:rPr>
                    <m:t>Obj</m:t>
                  </m:r>
                </m:sub>
              </m:sSub>
            </m:sub>
          </m:sSub>
        </m:oMath>
      </m:oMathPara>
    </w:p>
    <w:p w14:paraId="5F8FD4F3" w14:textId="6A2986F6" w:rsidR="00C552E6" w:rsidRDefault="00C552E6" w:rsidP="005D686C">
      <w:pPr>
        <w:spacing w:line="480" w:lineRule="auto"/>
        <w:jc w:val="right"/>
        <w:rPr>
          <w:rFonts w:eastAsiaTheme="minorEastAsia" w:cstheme="minorHAnsi"/>
          <w:i/>
          <w:iCs/>
          <w:sz w:val="16"/>
          <w:szCs w:val="16"/>
        </w:rPr>
      </w:pPr>
      <w:r w:rsidRPr="001D7589">
        <w:rPr>
          <w:rFonts w:eastAsiaTheme="minorEastAsia" w:cstheme="minorHAnsi"/>
          <w:i/>
          <w:iCs/>
          <w:sz w:val="16"/>
          <w:szCs w:val="16"/>
        </w:rPr>
        <w:t>(</w:t>
      </w:r>
      <w:r w:rsidR="009561E8">
        <w:rPr>
          <w:rFonts w:eastAsiaTheme="minorEastAsia" w:cstheme="minorHAnsi"/>
          <w:i/>
          <w:iCs/>
          <w:sz w:val="16"/>
          <w:szCs w:val="16"/>
        </w:rPr>
        <w:t>4</w:t>
      </w:r>
      <w:r w:rsidRPr="001D7589">
        <w:rPr>
          <w:rFonts w:eastAsiaTheme="minorEastAsia" w:cstheme="minorHAnsi"/>
          <w:i/>
          <w:iCs/>
          <w:sz w:val="16"/>
          <w:szCs w:val="16"/>
        </w:rPr>
        <w:t>)</w:t>
      </w:r>
    </w:p>
    <w:p w14:paraId="09F3BCFF" w14:textId="5D48CC5C" w:rsidR="001F1212" w:rsidRDefault="00C41D3A" w:rsidP="005D686C">
      <w:pPr>
        <w:spacing w:line="480" w:lineRule="auto"/>
        <w:jc w:val="center"/>
      </w:pPr>
      <w:r>
        <w:rPr>
          <w:noProof/>
        </w:rPr>
        <w:drawing>
          <wp:inline distT="0" distB="0" distL="0" distR="0" wp14:anchorId="6C98A083" wp14:editId="4EE32663">
            <wp:extent cx="4610100" cy="3429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610100" cy="3429000"/>
                    </a:xfrm>
                    <a:prstGeom prst="rect">
                      <a:avLst/>
                    </a:prstGeom>
                  </pic:spPr>
                </pic:pic>
              </a:graphicData>
            </a:graphic>
          </wp:inline>
        </w:drawing>
      </w:r>
    </w:p>
    <w:p w14:paraId="707A0F4F" w14:textId="7AC89C35" w:rsidR="00A81E4D" w:rsidRDefault="00A81E4D" w:rsidP="005D686C">
      <w:pPr>
        <w:spacing w:line="480" w:lineRule="auto"/>
        <w:jc w:val="center"/>
      </w:pPr>
      <w:r w:rsidRPr="0076774F">
        <w:rPr>
          <w:b/>
          <w:bCs/>
        </w:rPr>
        <w:t xml:space="preserve">Fig. </w:t>
      </w:r>
      <w:r w:rsidR="00144F44">
        <w:rPr>
          <w:b/>
          <w:bCs/>
        </w:rPr>
        <w:t>3</w:t>
      </w:r>
      <w:r>
        <w:t xml:space="preserve"> Shows the cross-section of a simulated vessel lumen. </w:t>
      </w:r>
      <m:oMath>
        <m:sSub>
          <m:sSubPr>
            <m:ctrlPr>
              <w:rPr>
                <w:rFonts w:ascii="Cambria Math" w:hAnsi="Cambria Math"/>
                <w:i/>
              </w:rPr>
            </m:ctrlPr>
          </m:sSubPr>
          <m:e>
            <m:r>
              <w:rPr>
                <w:rFonts w:ascii="Cambria Math" w:hAnsi="Cambria Math"/>
              </w:rPr>
              <m:t>S</m:t>
            </m:r>
          </m:e>
          <m:sub>
            <m:r>
              <w:rPr>
                <w:rFonts w:ascii="Cambria Math" w:hAnsi="Cambria Math"/>
              </w:rPr>
              <m:t>Bkg</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Obj</m:t>
            </m:r>
          </m:sub>
        </m:sSub>
      </m:oMath>
      <w:r>
        <w:t xml:space="preserve"> are regions of pure background and pure calcium, respectively</w:t>
      </w:r>
      <w:r w:rsidR="009719A9">
        <w:t xml:space="preserve">, which are unaffected by </w:t>
      </w:r>
      <w:r w:rsidR="00505856">
        <w:t xml:space="preserve">the </w:t>
      </w:r>
      <w:r w:rsidR="009719A9">
        <w:t xml:space="preserve">partial volume effect. </w:t>
      </w:r>
      <w:r w:rsidR="009719A9">
        <w:lastRenderedPageBreak/>
        <w:t xml:space="preserve">These are used to calculate </w:t>
      </w:r>
      <m:oMath>
        <m:r>
          <w:rPr>
            <w:rFonts w:ascii="Cambria Math" w:hAnsi="Cambria Math"/>
          </w:rPr>
          <m:t>I</m:t>
        </m:r>
      </m:oMath>
      <w:r w:rsidR="009719A9">
        <w:t>, the integrated intensity of the plaque, which contains pure calcium and voxels affected by the partial</w:t>
      </w:r>
      <w:r w:rsidR="00CD3822">
        <w:t xml:space="preserve"> volume</w:t>
      </w:r>
      <w:r w:rsidR="009719A9">
        <w:t xml:space="preserve"> </w:t>
      </w:r>
      <w:r w:rsidR="00505856">
        <w:t>effect</w:t>
      </w:r>
      <w:r w:rsidR="009719A9">
        <w:t>.</w:t>
      </w:r>
    </w:p>
    <w:p w14:paraId="3D831DAA" w14:textId="4B3A58A4" w:rsidR="00EA0B93" w:rsidRPr="00265344" w:rsidDel="00B87AAD" w:rsidRDefault="00EA0B93" w:rsidP="00265344">
      <w:pPr>
        <w:pStyle w:val="Heading3"/>
        <w:spacing w:line="480" w:lineRule="auto"/>
        <w:rPr>
          <w:del w:id="13" w:author="Mike Black" w:date="2023-02-09T11:27:00Z"/>
        </w:rPr>
      </w:pPr>
      <w:del w:id="14" w:author="Mike Black" w:date="2023-02-09T11:27:00Z">
        <w:r w:rsidDel="00B87AAD">
          <w:delText>2.2.</w:delText>
        </w:r>
        <w:r w:rsidR="005D686C" w:rsidDel="00B87AAD">
          <w:delText>2</w:delText>
        </w:r>
        <w:r w:rsidDel="00B87AAD">
          <w:delText xml:space="preserve"> – Calibration</w:delText>
        </w:r>
      </w:del>
    </w:p>
    <w:p w14:paraId="00BD800F" w14:textId="397B6E4B" w:rsidR="00795D03" w:rsidRPr="001F1212" w:rsidDel="00B87AAD" w:rsidRDefault="00EA0B93" w:rsidP="005D686C">
      <w:pPr>
        <w:spacing w:line="480" w:lineRule="auto"/>
        <w:rPr>
          <w:del w:id="15" w:author="Mike Black" w:date="2023-02-09T11:25:00Z"/>
        </w:rPr>
      </w:pPr>
      <w:del w:id="16" w:author="Mike Black" w:date="2023-02-09T11:27:00Z">
        <w:r w:rsidDel="00B87AAD">
          <w:delText>An important aspect of the integrated calcium mass technique is the ability to use a calibration instead of manually calculating the signal of pure calcium</w:delText>
        </w:r>
        <w:r w:rsidR="00010601" w:rsidDel="00B87AAD">
          <w:delText xml:space="preserve"> (</w:delText>
        </w:r>
      </w:del>
      <m:oMath>
        <m:sSub>
          <m:sSubPr>
            <m:ctrlPr>
              <w:del w:id="17" w:author="Mike Black" w:date="2023-02-09T11:27:00Z">
                <w:rPr>
                  <w:rFonts w:ascii="Cambria Math" w:hAnsi="Cambria Math"/>
                  <w:i/>
                </w:rPr>
              </w:del>
            </m:ctrlPr>
          </m:sSubPr>
          <m:e>
            <m:r>
              <w:del w:id="18" w:author="Mike Black" w:date="2023-02-09T11:27:00Z">
                <w:rPr>
                  <w:rFonts w:ascii="Cambria Math" w:hAnsi="Cambria Math"/>
                </w:rPr>
                <m:t>S</m:t>
              </w:del>
            </m:r>
          </m:e>
          <m:sub>
            <m:r>
              <w:del w:id="19" w:author="Mike Black" w:date="2023-02-09T11:27:00Z">
                <w:rPr>
                  <w:rFonts w:ascii="Cambria Math" w:hAnsi="Cambria Math"/>
                </w:rPr>
                <m:t>Obj</m:t>
              </w:del>
            </m:r>
          </m:sub>
        </m:sSub>
      </m:oMath>
      <w:del w:id="20" w:author="Mike Black" w:date="2023-02-09T11:27:00Z">
        <w:r w:rsidR="00010601" w:rsidDel="00B87AAD">
          <w:delText>)</w:delText>
        </w:r>
        <w:r w:rsidDel="00B87AAD">
          <w:delText xml:space="preserve"> within each insert. This </w:delText>
        </w:r>
        <w:r w:rsidR="00BA3334" w:rsidDel="00B87AAD">
          <w:delText>enables calcium detection</w:delText>
        </w:r>
        <w:r w:rsidDel="00B87AAD">
          <w:delText xml:space="preserve"> beyond the visible </w:delText>
        </w:r>
        <w:r w:rsidR="005D686C" w:rsidDel="00B87AAD">
          <w:delText>threshold but</w:delText>
        </w:r>
        <w:r w:rsidDel="00B87AAD">
          <w:delText xml:space="preserve"> requir</w:delText>
        </w:r>
        <w:r w:rsidR="005D686C" w:rsidDel="00B87AAD">
          <w:delText xml:space="preserve">es </w:delText>
        </w:r>
        <w:r w:rsidDel="00B87AAD">
          <w:delText>a calibration</w:delText>
        </w:r>
        <w:r w:rsidR="00812A8D" w:rsidDel="00B87AAD">
          <w:delText xml:space="preserve"> </w:delText>
        </w:r>
        <w:r w:rsidR="00474124" w:rsidDel="00B87AAD">
          <w:delText>sensitive to</w:delText>
        </w:r>
        <w:r w:rsidR="00812A8D" w:rsidDel="00B87AAD">
          <w:delText xml:space="preserve"> low-density calc</w:delText>
        </w:r>
        <w:r w:rsidR="00474124" w:rsidDel="00B87AAD">
          <w:delText>ifications</w:delText>
        </w:r>
        <w:r w:rsidDel="00B87AAD">
          <w:delText xml:space="preserve">. </w:delText>
        </w:r>
      </w:del>
      <w:del w:id="21" w:author="Mike Black" w:date="2023-02-09T11:25:00Z">
        <w:r w:rsidDel="00B87AAD">
          <w:delText xml:space="preserve">Because the </w:delText>
        </w:r>
        <w:r w:rsidR="005D686C" w:rsidDel="00B87AAD">
          <w:delText xml:space="preserve">phantom scans were acquired </w:delText>
        </w:r>
        <w:r w:rsidR="009E193B" w:rsidDel="00B87AAD">
          <w:delText xml:space="preserve">in a previous </w:delText>
        </w:r>
        <w:r w:rsidR="00FA25CE" w:rsidDel="00B87AAD">
          <w:delText xml:space="preserve">study </w:delText>
        </w:r>
        <w:r w:rsidR="009E193B" w:rsidDel="00B87AAD">
          <w:delText>without</w:delText>
        </w:r>
        <w:r w:rsidR="005D686C" w:rsidDel="00B87AAD">
          <w:delText xml:space="preserve"> adequate calibration rods, the calibration linear regression was </w:delText>
        </w:r>
        <w:r w:rsidR="00EB66B4" w:rsidDel="00B87AAD">
          <w:delText xml:space="preserve">attained </w:delText>
        </w:r>
        <w:r w:rsidR="005D686C" w:rsidDel="00B87AAD">
          <w:delText xml:space="preserve">based on simulated phantom data. We </w:delText>
        </w:r>
        <w:r w:rsidR="00C6596F" w:rsidDel="00B87AAD">
          <w:delText>used</w:delText>
        </w:r>
        <w:r w:rsidR="005D686C" w:rsidDel="00B87AAD">
          <w:delText xml:space="preserve"> three </w:delText>
        </w:r>
        <w:r w:rsidR="005358D3" w:rsidDel="00B87AAD">
          <w:delText xml:space="preserve">simulated </w:delText>
        </w:r>
        <w:r w:rsidR="005D686C" w:rsidDel="00B87AAD">
          <w:delText xml:space="preserve">calcium rods (25, 200, and 800 </w:delText>
        </w:r>
        <w:r w:rsidR="00EC39F9" w:rsidRPr="00DA7762" w:rsidDel="00B87AAD">
          <w:delText>mgHAcm</w:delText>
        </w:r>
        <w:r w:rsidR="00EC39F9" w:rsidRPr="00DA7762" w:rsidDel="00B87AAD">
          <w:rPr>
            <w:vertAlign w:val="superscript"/>
          </w:rPr>
          <w:delText>-3</w:delText>
        </w:r>
        <w:r w:rsidR="005D686C" w:rsidDel="00B87AAD">
          <w:delText>) for calibration throughout this study.</w:delText>
        </w:r>
        <w:r w:rsidR="00BA3334" w:rsidDel="00B87AAD">
          <w:rPr>
            <w:rFonts w:cstheme="minorHAnsi"/>
          </w:rPr>
          <w:delText xml:space="preserve"> </w:delText>
        </w:r>
        <w:r w:rsidR="00EE376D" w:rsidDel="00B87AAD">
          <w:rPr>
            <w:rFonts w:cstheme="minorHAnsi"/>
          </w:rPr>
          <w:delText xml:space="preserve">The calibration rods were all 10 mm in diameter, and the exposure value was set to 0.9 mR. </w:delText>
        </w:r>
        <w:r w:rsidR="005D686C" w:rsidRPr="001D7589" w:rsidDel="00B87AAD">
          <w:rPr>
            <w:rFonts w:cstheme="minorHAnsi"/>
          </w:rPr>
          <w:delText xml:space="preserve">The simulation </w:delText>
        </w:r>
        <w:r w:rsidR="006D5A77" w:rsidDel="00B87AAD">
          <w:rPr>
            <w:rFonts w:cstheme="minorHAnsi"/>
          </w:rPr>
          <w:delText>phantom</w:delText>
        </w:r>
        <w:r w:rsidR="005D686C" w:rsidRPr="001D7589" w:rsidDel="00B87AAD">
          <w:rPr>
            <w:rFonts w:cstheme="minorHAnsi"/>
          </w:rPr>
          <w:delText xml:space="preserve"> was set to match the scanning parameters of </w:delText>
        </w:r>
        <w:r w:rsidR="005D686C" w:rsidDel="00B87AAD">
          <w:rPr>
            <w:rFonts w:cstheme="minorHAnsi"/>
          </w:rPr>
          <w:delText>a</w:delText>
        </w:r>
        <w:r w:rsidR="005D686C" w:rsidRPr="001D7589" w:rsidDel="00B87AAD">
          <w:rPr>
            <w:rFonts w:cstheme="minorHAnsi"/>
          </w:rPr>
          <w:delText xml:space="preserve"> 320-slice CT scanner (Canon Aquilion One, Canon America Medical Systems, Tustin, CA)</w:delText>
        </w:r>
        <w:r w:rsidR="00EE376D" w:rsidDel="00B87AAD">
          <w:rPr>
            <w:rFonts w:cstheme="minorHAnsi"/>
          </w:rPr>
          <w:delText>,</w:delText>
        </w:r>
        <w:r w:rsidR="0080157C" w:rsidDel="00B87AAD">
          <w:rPr>
            <w:rFonts w:cstheme="minorHAnsi"/>
          </w:rPr>
          <w:delText xml:space="preserve"> as previously reported </w:delText>
        </w:r>
        <w:r w:rsidR="0080157C" w:rsidDel="00B87AAD">
          <w:rPr>
            <w:rFonts w:cstheme="minorHAnsi"/>
          </w:rPr>
          <w:fldChar w:fldCharType="begin"/>
        </w:r>
        <w:r w:rsidR="0080157C" w:rsidDel="00B87AAD">
          <w:rPr>
            <w:rFonts w:cstheme="minorHAnsi"/>
          </w:rPr>
          <w:delInstrText xml:space="preserve"> ADDIN ZOTERO_ITEM CSL_CITATION {"citationID":"2ANsMoWE","properties":{"formattedCitation":"[14]","plainCitation":"[14]","noteIndex":0},"citationItems":[{"id":192,"uris":["http://zotero.org/users/6884353/items/KLBTIH2A"],"itemData":{"id":192,"type":"article-journal","abstract":"Coronary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delInstrText>
        </w:r>
        <w:r w:rsidR="0080157C" w:rsidDel="00B87AAD">
          <w:rPr>
            <w:rFonts w:cstheme="minorHAnsi"/>
          </w:rPr>
          <w:fldChar w:fldCharType="separate"/>
        </w:r>
        <w:r w:rsidR="0080157C" w:rsidDel="00B87AAD">
          <w:rPr>
            <w:rFonts w:cstheme="minorHAnsi"/>
            <w:noProof/>
          </w:rPr>
          <w:delText>[14]</w:delText>
        </w:r>
        <w:r w:rsidR="0080157C" w:rsidDel="00B87AAD">
          <w:rPr>
            <w:rFonts w:cstheme="minorHAnsi"/>
          </w:rPr>
          <w:fldChar w:fldCharType="end"/>
        </w:r>
        <w:r w:rsidR="004A429E" w:rsidDel="00B87AAD">
          <w:rPr>
            <w:rFonts w:cstheme="minorHAnsi"/>
          </w:rPr>
          <w:delText xml:space="preserve">. </w:delText>
        </w:r>
        <w:r w:rsidR="004A429E" w:rsidRPr="004A429E" w:rsidDel="00B87AAD">
          <w:rPr>
            <w:rFonts w:cstheme="minorHAnsi"/>
          </w:rPr>
          <w:delText xml:space="preserve">The X-ray spectrum was created with an interpolating polynomial model </w:delText>
        </w:r>
        <w:r w:rsidR="004A429E" w:rsidRPr="004A429E" w:rsidDel="00B87AAD">
          <w:rPr>
            <w:rFonts w:cstheme="minorHAnsi"/>
          </w:rPr>
          <w:fldChar w:fldCharType="begin"/>
        </w:r>
        <w:r w:rsidR="0076367A" w:rsidDel="00B87AAD">
          <w:rPr>
            <w:rFonts w:cstheme="minorHAnsi"/>
          </w:rPr>
          <w:delInstrText xml:space="preserve"> ADDIN ZOTERO_ITEM CSL_CITATION {"citationID":"GVTcpuzW","properties":{"formattedCitation":"[19]","plainCitation":"[19]","noteIndex":0},"citationItems":[{"id":397,"uris":["http://zotero.org/users/6884353/items/4STBGITF"],"itemData":{"id":397,"type":"article-journal","abstract":"Computer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delInstrText>
        </w:r>
        <w:r w:rsidR="004A429E" w:rsidRPr="004A429E" w:rsidDel="00B87AAD">
          <w:rPr>
            <w:rFonts w:cstheme="minorHAnsi"/>
          </w:rPr>
          <w:fldChar w:fldCharType="separate"/>
        </w:r>
        <w:r w:rsidR="0076367A" w:rsidDel="00B87AAD">
          <w:rPr>
            <w:rFonts w:cstheme="minorHAnsi"/>
          </w:rPr>
          <w:delText>[19]</w:delText>
        </w:r>
        <w:r w:rsidR="004A429E" w:rsidRPr="004A429E" w:rsidDel="00B87AAD">
          <w:rPr>
            <w:rFonts w:cstheme="minorHAnsi"/>
          </w:rPr>
          <w:fldChar w:fldCharType="end"/>
        </w:r>
        <w:r w:rsidR="004A429E" w:rsidRPr="004A429E" w:rsidDel="00B87AAD">
          <w:rPr>
            <w:rFonts w:cstheme="minorHAnsi"/>
          </w:rPr>
          <w:delText xml:space="preserve">. The linear attenuation coefficients were created from their chemical composition </w:delText>
        </w:r>
        <w:r w:rsidR="004A429E" w:rsidRPr="004A429E" w:rsidDel="00B87AAD">
          <w:rPr>
            <w:rFonts w:cstheme="minorHAnsi"/>
          </w:rPr>
          <w:fldChar w:fldCharType="begin"/>
        </w:r>
        <w:r w:rsidR="0076367A" w:rsidDel="00B87AAD">
          <w:rPr>
            <w:rFonts w:cstheme="minorHAnsi"/>
          </w:rPr>
          <w:delInstrText xml:space="preserve"> ADDIN ZOTERO_ITEM CSL_CITATION {"citationID":"sNoZRaGi","properties":{"formattedCitation":"[20]","plainCitation":"[20]","noteIndex":0},"citationItems":[{"id":400,"uris":["http://zotero.org/users/6884353/items/JHBBFCB3"],"itemData":{"id":400,"type":"article-journal","abstract":"The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delInstrText>
        </w:r>
        <w:r w:rsidR="004A429E" w:rsidRPr="004A429E" w:rsidDel="00B87AAD">
          <w:rPr>
            <w:rFonts w:cstheme="minorHAnsi"/>
          </w:rPr>
          <w:fldChar w:fldCharType="separate"/>
        </w:r>
        <w:r w:rsidR="0076367A" w:rsidDel="00B87AAD">
          <w:rPr>
            <w:rFonts w:cstheme="minorHAnsi"/>
          </w:rPr>
          <w:delText>[20]</w:delText>
        </w:r>
        <w:r w:rsidR="004A429E" w:rsidRPr="004A429E" w:rsidDel="00B87AAD">
          <w:rPr>
            <w:rFonts w:cstheme="minorHAnsi"/>
          </w:rPr>
          <w:fldChar w:fldCharType="end"/>
        </w:r>
        <w:r w:rsidR="004A429E" w:rsidRPr="004A429E" w:rsidDel="00B87AAD">
          <w:rPr>
            <w:rFonts w:cstheme="minorHAnsi"/>
          </w:rPr>
          <w:delText>. Poisson noise was added to simulate quantum noise. The simulation did not include Compton scatter, but beam hardening was included</w:delText>
        </w:r>
        <w:r w:rsidR="0080157C" w:rsidDel="00B87AAD">
          <w:rPr>
            <w:rFonts w:cstheme="minorHAnsi"/>
          </w:rPr>
          <w:delText>.</w:delText>
        </w:r>
        <w:r w:rsidR="00B2605C" w:rsidDel="00B87AAD">
          <w:rPr>
            <w:rFonts w:cstheme="minorHAnsi"/>
          </w:rPr>
          <w:delText xml:space="preserve"> </w:delText>
        </w:r>
      </w:del>
    </w:p>
    <w:p w14:paraId="03CBAB7E" w14:textId="2B38C535" w:rsidR="004B322F" w:rsidRDefault="004B322F" w:rsidP="002B61D2">
      <w:pPr>
        <w:pStyle w:val="Heading2"/>
        <w:spacing w:line="480" w:lineRule="auto"/>
      </w:pPr>
      <w:r>
        <w:t>2.3 – Statistical Analysis</w:t>
      </w:r>
    </w:p>
    <w:p w14:paraId="3BF239ED" w14:textId="23B51741" w:rsidR="00E011FC" w:rsidRPr="00E011FC" w:rsidRDefault="00E011FC" w:rsidP="002B61D2">
      <w:pPr>
        <w:spacing w:line="480" w:lineRule="auto"/>
      </w:pPr>
      <w:r>
        <w:t>All calculations were performed using the Julia Programming Language</w:t>
      </w:r>
      <w:r w:rsidR="00F35771">
        <w:t xml:space="preserve"> </w:t>
      </w:r>
      <w:r w:rsidR="009F2095">
        <w:fldChar w:fldCharType="begin"/>
      </w:r>
      <w:r w:rsidR="0076367A">
        <w:instrText xml:space="preserve"> ADDIN ZOTERO_ITEM CSL_CITATION {"citationID":"8yNTGfUu","properties":{"formattedCitation":"[16]","plainCitation":"[16]","noteIndex":0},"citationItems":[{"id":196,"uris":["http://zotero.org/users/6884353/items/BXPHYKX7"],"itemData":{"id":196,"type":"article-journal","container-title":"SIAM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9F2095">
        <w:fldChar w:fldCharType="separate"/>
      </w:r>
      <w:r w:rsidR="0076367A">
        <w:rPr>
          <w:noProof/>
        </w:rPr>
        <w:t>[16]</w:t>
      </w:r>
      <w:r w:rsidR="009F2095">
        <w:fldChar w:fldCharType="end"/>
      </w:r>
      <w:r>
        <w:t>.</w:t>
      </w:r>
      <w:r w:rsidR="00F35771">
        <w:t xml:space="preserve"> </w:t>
      </w:r>
      <w:proofErr w:type="spellStart"/>
      <w:r w:rsidR="00F35771">
        <w:t>CalciumScoring.jl</w:t>
      </w:r>
      <w:proofErr w:type="spellEnd"/>
      <w:r w:rsidR="00F35771">
        <w:t xml:space="preserve">, </w:t>
      </w:r>
      <w:proofErr w:type="spellStart"/>
      <w:r w:rsidR="00F35771">
        <w:t>Pluto.jl</w:t>
      </w:r>
      <w:proofErr w:type="spellEnd"/>
      <w:r w:rsidR="00F35771">
        <w:t xml:space="preserve">, </w:t>
      </w:r>
      <w:proofErr w:type="spellStart"/>
      <w:r w:rsidR="00F35771">
        <w:t>Makie.jl</w:t>
      </w:r>
      <w:proofErr w:type="spellEnd"/>
      <w:r w:rsidR="00F35771">
        <w:t xml:space="preserve">, </w:t>
      </w:r>
      <w:proofErr w:type="spellStart"/>
      <w:r w:rsidR="008F3868">
        <w:t>GLM.jl</w:t>
      </w:r>
      <w:proofErr w:type="spellEnd"/>
      <w:r w:rsidR="008F3868">
        <w:t xml:space="preserve">, and </w:t>
      </w:r>
      <w:proofErr w:type="spellStart"/>
      <w:r w:rsidR="008F3868">
        <w:t>MLJ.jl</w:t>
      </w:r>
      <w:proofErr w:type="spellEnd"/>
      <w:r>
        <w:t xml:space="preserve"> </w:t>
      </w:r>
      <w:r w:rsidR="009F2095">
        <w:fldChar w:fldCharType="begin"/>
      </w:r>
      <w:r w:rsidR="0076367A">
        <w:instrText xml:space="preserve"> ADDIN ZOTERO_ITEM CSL_CITATION {"citationID":"qmbbdM9M","properties":{"formattedCitation":"[21]\\uc0\\u8211{}[25]","plainCitation":"[21]–[25]","noteIndex":0},"citationItems":[{"id":356,"uris":["http://zotero.org/users/6884353/items/26FPER5Q"],"itemData":{"id":356,"type":"webpage","title":"Dale-Black/CalciumScoring.jl: Initial Release | Zenodo","URL":"https://zenodo.org/record/6903873","accessed":{"date-parts":[["2022",8,11]]}}},{"id":370,"uris":["http://zotero.org/users/6884353/items/WXR6UI6J"],"itemData":{"id":370,"type":"software","abstract":"GLM v1.8.0 Diff since v1.7.0 Closed issues: Canonical link for negative binomial distribution (#476) Merged pull requests: Update the perf script. (#433) (@dmbates) Adding PowerLink link function in GLM (#474) (@ayushpatnaikgit) Fix mention of canonical link for NegativeBinomial (#478) (@nalimilan) Adding geometric distribution for GLM.jl (#480) (@ayushpatnaikgit) CompatHelper: bump compat for \"StatsFuns\" to \"1.0\" (#484) (@github-actions[bot])","note":"DOI: 10.5281/zenodo.6580436","publisher":"Zenodo","source":"Zenodo","title":"JuliaStats/GLM.jl: v1.8.0","title-short":"JuliaStats/GLM.jl","URL":"https://zenodo.org/record/6580436","author":[{"family":"Bates","given":"Douglas"},{"family":"Noack","given":"Andreas"},{"family":"Kornblith","given":"Simon"},{"family":"Bouchet-Valat","given":"Milan"},{"family":"Borregaard","given":"Michael Krabbe"},{"family":"Arslan","given":"Alex"},{"family":"White","given":"John Myles"},{"family":"Kleinschmidt","given":"Dave"},{"family":"Lynch","given":"Galen"},{"family":"Dunning","given":"Iain"},{"family":"Mogensen","given":"Patrick Kofod"},{"family":"Lendle","given":"Sam"},{"family":"Aluthge","given":"Dilum"},{"family":"Alday","given":"Phillip"},{"family":"pdeffebach","given":""},{"family":"José Bayoán Santiago Calderón","given":"PhD"},{"family":"Patnaik","given":"Ayush"},{"family":"Born","given":"Benjamin"},{"family":"Setzler","given":"Bradley"},{"family":"DuBois","given":"Chris"},{"family":"Quinn","given":"Jacob"},{"family":"Slámečka","given":"Ondřej"},{"family":"Bastide","given":"Paul"},{"family":"Shah","given":"Viral B."},{"family":"Anthony Blaom","given":"PhD"},{"family":"König","given":"Bernhard"},{"family":"Kamiński","given":"Bogumił"},{"family":"Caine","given":"Colin"}],"accessed":{"date-parts":[["2022",9,5]]},"issued":{"date-parts":[["2022",5,25]]}}},{"id":368,"uris":["http://zotero.org/users/6884353/items/8SJDWSGM"],"itemData":{"id":368,"type":"article-journal","container-title":"Journal of Open Source Software","DOI":"10.21105/joss.03349","ISSN":"2475-9066","issue":"65","journalAbbreviation":"JOSS","page":"3349","source":"DOI.org (Crossref)","title":"Makie.jl: Flexible high-performance data visualization for Julia","title-short":"Makie.jl","volume":"6","author":[{"family":"Danisch","given":"Simon"},{"family":"Krumbiegel","given":"Julius"}],"issued":{"date-parts":[["2021",9,1]]}}},{"id":374,"uris":["http://zotero.org/users/6884353/items/2448KBR5"],"itemData":{"id":374,"type":"software","abstract":"Pluto v0.19.11 Try this release in your browser! (Available 30 minutes after the release) &lt;a href=\"https://binder.plutojl.org/v0.19.11/\"&gt;&lt;img alt=\"Binder logo\" src=\"https://mybinder.org/badge_logo.svg\"&gt;&lt;/a&gt; Generate your own binder links using pluto-on-binder.glitch.me! Diff since v0.19.10 Merged pull requests: Add base_url option (#2227) (@Pangoraw) Closed issues: WebSocket does not connect (#1965) Remove base url path sent in from proxy servers, to not get \"Not found!\" error? (#2225) New features (TODO) Performance improvements (TODO) Fixes (TODO) Internal changes (TODO)","note":"DOI: 10.5281/zenodo.6916713","publisher":"Zenodo","source":"Zenodo","title":"fonsp/Pluto.jl: v0.19.11","title-short":"fonsp/Pluto.jl","URL":"https://zenodo.org/record/6916713","author":[{"family":"Plas","given":"Fons","dropping-particle":"van der"},{"family":"Dral","given":"Michiel"},{"family":"Berg","given":"Paul"},{"family":"Γεωργακόπουλος","given":"Παναγιώτης"},{"family":"Huijzer","given":"Rik"},{"family":"Bochenski","given":"Nicholas"},{"family":"Mengali","given":"Alberto"},{"family":"Lungwitz","given":"Benjamin"},{"family":"Burns","given":"Connor"},{"family":"Priyashan","given":"Hirumal"},{"family":"Ling","given":"Jerry"},{"family":"Zhang","given":"Eric"},{"family":"Schneider","given":"Felipe S. S."},{"family":"Weaver","given":"Ian"},{"family":"Rogerluo","given":""},{"family":"Kadowaki","given":"Shuhei"},{"family":"Wu","given":"Zihua"},{"family":"Gerritsen","given":"Jelmar"},{"family":"Novosel","given":"Rok"},{"family":"Supanat","given":""},{"family":"Moon","given":"Zachary"},{"family":"pupuis","given":""},{"family":"Abbott","given":"Michael"},{"family":"Bauer","given":"Nicholas"},{"family":"Bouffard","given":"Patrick"},{"family":"Terasaki","given":"Satoshi"},{"family":"Polasa","given":"Shashank"},{"family":"TheCedarPrince","given":""}],"accessed":{"date-parts":[["2022",9,5]]},"issued":{"date-parts":[["2022",7,27]]}}},{"id":259,"uris":["http://zotero.org/users/6884353/items/8QAUEF6K"],"itemData":{"id":259,"type":"webpage","abstract":"In-memory tabular data in Julia. Contribute to JuliaData/DataFrames.jl development by creating an account on GitHub.","container-title":"GitHub","language":"en","title":"DataFrames.jl/index.md at main · JuliaData/DataFrames.jl","URL":"https://github.com/JuliaData/DataFrames.jl","accessed":{"date-parts":[["2022",6,1]]}}}],"schema":"https://github.com/citation-style-language/schema/raw/master/csl-citation.json"} </w:instrText>
      </w:r>
      <w:r w:rsidR="009F2095">
        <w:fldChar w:fldCharType="separate"/>
      </w:r>
      <w:r w:rsidR="0076367A" w:rsidRPr="0076367A">
        <w:rPr>
          <w:rFonts w:ascii="Calibri" w:cs="Calibri"/>
        </w:rPr>
        <w:t>[21]–[25]</w:t>
      </w:r>
      <w:r w:rsidR="009F2095">
        <w:fldChar w:fldCharType="end"/>
      </w:r>
      <w:r w:rsidR="001C5601">
        <w:t xml:space="preserve"> </w:t>
      </w:r>
      <w:r w:rsidR="00F07503">
        <w:t xml:space="preserve">were </w:t>
      </w:r>
      <w:r w:rsidR="001A3DB6">
        <w:t xml:space="preserve">used </w:t>
      </w:r>
      <w:r w:rsidR="001C5601">
        <w:t>for the calcium scoring and the analysis</w:t>
      </w:r>
      <w:r w:rsidR="005518A9">
        <w:t xml:space="preserve"> throughout this study</w:t>
      </w:r>
      <w:r w:rsidR="00D0698D">
        <w:t>. RMSE and</w:t>
      </w:r>
      <w:r w:rsidR="009561E8">
        <w:t xml:space="preserve"> </w:t>
      </w:r>
      <w:r w:rsidR="00D0698D">
        <w:t xml:space="preserve">RMSD </w:t>
      </w:r>
      <w:r w:rsidR="00EE376D">
        <w:t>were</w:t>
      </w:r>
      <w:r w:rsidR="00D0698D">
        <w:t xml:space="preserve"> calculated for all linear regression measurements</w:t>
      </w:r>
      <w:r w:rsidR="00967760">
        <w:t>.</w:t>
      </w:r>
    </w:p>
    <w:p w14:paraId="5FD8D8E4" w14:textId="0D464F1E" w:rsidR="00F63E7D" w:rsidRPr="00F63E7D" w:rsidRDefault="004B322F" w:rsidP="002B61D2">
      <w:pPr>
        <w:pStyle w:val="Heading1"/>
        <w:spacing w:line="480" w:lineRule="auto"/>
      </w:pPr>
      <w:r>
        <w:t>III. Results</w:t>
      </w:r>
    </w:p>
    <w:p w14:paraId="6B546CD7" w14:textId="439D8203" w:rsidR="004B322F" w:rsidRDefault="004B322F" w:rsidP="002B61D2">
      <w:pPr>
        <w:pStyle w:val="Heading2"/>
        <w:spacing w:line="480" w:lineRule="auto"/>
      </w:pPr>
      <w:r>
        <w:t>3.</w:t>
      </w:r>
      <w:r w:rsidR="00EA01BA">
        <w:t>1</w:t>
      </w:r>
      <w:r>
        <w:t xml:space="preserve"> – Accuracy</w:t>
      </w:r>
    </w:p>
    <w:p w14:paraId="33FA22CC" w14:textId="79D33063" w:rsidR="00DA3E9B" w:rsidRDefault="00E415F8" w:rsidP="002B61D2">
      <w:pPr>
        <w:spacing w:line="480" w:lineRule="auto"/>
      </w:pPr>
      <w:r>
        <w:t xml:space="preserve">Linear regression was performed for integrated calcium </w:t>
      </w:r>
      <w:r w:rsidR="00113F85">
        <w:t xml:space="preserve">mass </w:t>
      </w:r>
      <w:r>
        <w:t xml:space="preserve">and </w:t>
      </w:r>
      <w:proofErr w:type="spellStart"/>
      <w:r>
        <w:t>Agatston</w:t>
      </w:r>
      <w:proofErr w:type="spellEnd"/>
      <w:r>
        <w:t xml:space="preserve"> scoring, using the known calcium mass of the inserts as the reference.</w:t>
      </w:r>
      <w:r w:rsidR="00DA3E9B">
        <w:t xml:space="preserve"> The images were analyzed in two categories</w:t>
      </w:r>
      <w:r w:rsidR="006C07B2">
        <w:t>: stationary</w:t>
      </w:r>
      <w:r w:rsidR="00DA3E9B">
        <w:t xml:space="preserve"> (no motion) and motion. </w:t>
      </w:r>
      <w:r>
        <w:t xml:space="preserve"> </w:t>
      </w:r>
    </w:p>
    <w:p w14:paraId="31324B39" w14:textId="77777777" w:rsidR="00DA3E9B" w:rsidRPr="00E415F8" w:rsidRDefault="00DA3E9B" w:rsidP="002B61D2">
      <w:pPr>
        <w:spacing w:line="480" w:lineRule="auto"/>
      </w:pPr>
    </w:p>
    <w:p w14:paraId="47D59996" w14:textId="45DB2B2B" w:rsidR="004B322F" w:rsidRDefault="004B322F" w:rsidP="002B61D2">
      <w:pPr>
        <w:pStyle w:val="Heading3"/>
        <w:spacing w:line="480" w:lineRule="auto"/>
      </w:pPr>
      <w:r>
        <w:t>3.</w:t>
      </w:r>
      <w:r w:rsidR="00EA01BA">
        <w:t>1</w:t>
      </w:r>
      <w:r>
        <w:t>.1 – No Motion</w:t>
      </w:r>
    </w:p>
    <w:p w14:paraId="2E9ACA64" w14:textId="76433C95" w:rsidR="00DA3E9B" w:rsidRDefault="00DA3E9B" w:rsidP="002B61D2">
      <w:pPr>
        <w:spacing w:line="480" w:lineRule="auto"/>
      </w:pPr>
      <w:r>
        <w:t xml:space="preserve">Integrated calcium </w:t>
      </w:r>
      <w:r w:rsidR="00113F85">
        <w:t xml:space="preserve">mass </w:t>
      </w:r>
      <w:r w:rsidR="007D7CE0">
        <w:t xml:space="preserve">(Fig. </w:t>
      </w:r>
      <w:r w:rsidR="00F93194">
        <w:t>4</w:t>
      </w:r>
      <w:r w:rsidR="007D7CE0">
        <w:t>A)</w:t>
      </w:r>
      <w:r>
        <w:t xml:space="preserve"> was more accurate and precise than </w:t>
      </w:r>
      <w:proofErr w:type="spellStart"/>
      <w:r>
        <w:t>Agatston</w:t>
      </w:r>
      <w:proofErr w:type="spellEnd"/>
      <w:r>
        <w:t xml:space="preserve"> scoring</w:t>
      </w:r>
      <w:r w:rsidR="007D7CE0">
        <w:t xml:space="preserve"> (Fig. </w:t>
      </w:r>
      <w:r w:rsidR="00F93194">
        <w:t>4</w:t>
      </w:r>
      <w:r w:rsidR="007D7CE0">
        <w:t>B)</w:t>
      </w:r>
      <w:r w:rsidR="00505856">
        <w:t>,</w:t>
      </w:r>
      <w:r>
        <w:t xml:space="preserve"> with an RMSE of 3.03 and 4.06, respectively, and an RMSD of 2.98 and 3.36, respectively. The RMSE, RMSD, r-correlation coefficient</w:t>
      </w:r>
      <w:r w:rsidR="00505856">
        <w:t xml:space="preserve">, </w:t>
      </w:r>
      <w:r>
        <w:t xml:space="preserve">and the </w:t>
      </w:r>
      <w:r w:rsidR="00EE376D">
        <w:t>best-fit</w:t>
      </w:r>
      <w:r w:rsidR="006C07B2">
        <w:t xml:space="preserve"> line equation</w:t>
      </w:r>
      <w:r>
        <w:t xml:space="preserve"> for both techniques can be seen in </w:t>
      </w:r>
      <w:r w:rsidR="00BA66AE">
        <w:t>F</w:t>
      </w:r>
      <w:r>
        <w:t xml:space="preserve">igure </w:t>
      </w:r>
      <w:r w:rsidR="00F93194">
        <w:t>4</w:t>
      </w:r>
      <w:r>
        <w:t>.</w:t>
      </w:r>
    </w:p>
    <w:p w14:paraId="551B8EC2" w14:textId="303814CB" w:rsidR="00DA3E9B" w:rsidRDefault="005B041F" w:rsidP="002B61D2">
      <w:pPr>
        <w:spacing w:line="480" w:lineRule="auto"/>
        <w:jc w:val="center"/>
      </w:pPr>
      <w:r>
        <w:rPr>
          <w:noProof/>
        </w:rPr>
        <w:lastRenderedPageBreak/>
        <w:drawing>
          <wp:inline distT="0" distB="0" distL="0" distR="0" wp14:anchorId="69C18217" wp14:editId="6AEF1542">
            <wp:extent cx="508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55C8AAE6" w14:textId="0C781026" w:rsidR="00DA3E9B" w:rsidRPr="00593A98" w:rsidRDefault="00DA3E9B" w:rsidP="002B61D2">
      <w:pPr>
        <w:spacing w:line="480" w:lineRule="auto"/>
        <w:jc w:val="center"/>
      </w:pPr>
      <w:r w:rsidRPr="00593A98">
        <w:rPr>
          <w:b/>
          <w:bCs/>
        </w:rPr>
        <w:t>Fig.</w:t>
      </w:r>
      <w:r w:rsidR="00BA3334">
        <w:rPr>
          <w:b/>
          <w:bCs/>
        </w:rPr>
        <w:t xml:space="preserve"> 4</w:t>
      </w:r>
      <w:r w:rsidRPr="00593A98">
        <w:t xml:space="preserve"> Shows linear regression analysis of integrated calcium </w:t>
      </w:r>
      <w:r w:rsidR="00113F85">
        <w:t xml:space="preserve">mass </w:t>
      </w:r>
      <w:r w:rsidRPr="00593A98">
        <w:t>(</w:t>
      </w:r>
      <w:r w:rsidR="00144F44">
        <w:t>A</w:t>
      </w:r>
      <w:r w:rsidRPr="00593A98">
        <w:t xml:space="preserve">) and </w:t>
      </w:r>
      <w:proofErr w:type="spellStart"/>
      <w:r w:rsidRPr="00593A98">
        <w:t>Agatston</w:t>
      </w:r>
      <w:proofErr w:type="spellEnd"/>
      <w:r w:rsidRPr="00593A98">
        <w:t xml:space="preserve"> scoring (</w:t>
      </w:r>
      <w:r w:rsidR="00144F44">
        <w:t>B</w:t>
      </w:r>
      <w:r w:rsidRPr="00593A98">
        <w:t>). The known masses of the calcium inserts were used for the comparison. All inserts were unaffected by motion (stationary).</w:t>
      </w:r>
    </w:p>
    <w:p w14:paraId="11A4CAB4" w14:textId="77777777" w:rsidR="00DA3E9B" w:rsidRPr="00DA3E9B" w:rsidRDefault="00DA3E9B" w:rsidP="002B61D2">
      <w:pPr>
        <w:spacing w:line="480" w:lineRule="auto"/>
      </w:pPr>
    </w:p>
    <w:p w14:paraId="0FB5F14C" w14:textId="0A364CA1" w:rsidR="004B322F" w:rsidRDefault="004B322F" w:rsidP="002B61D2">
      <w:pPr>
        <w:pStyle w:val="Heading3"/>
        <w:spacing w:line="480" w:lineRule="auto"/>
      </w:pPr>
      <w:r>
        <w:t>3.</w:t>
      </w:r>
      <w:r w:rsidR="00EA01BA">
        <w:t>1</w:t>
      </w:r>
      <w:r>
        <w:t xml:space="preserve">.2 – Motion </w:t>
      </w:r>
    </w:p>
    <w:p w14:paraId="23C80F55" w14:textId="3C253F55" w:rsidR="004F38D5" w:rsidRDefault="00A55C70" w:rsidP="002B61D2">
      <w:pPr>
        <w:spacing w:line="480" w:lineRule="auto"/>
      </w:pPr>
      <w:r>
        <w:t xml:space="preserve">For </w:t>
      </w:r>
      <w:r w:rsidR="00505856">
        <w:t>motion-affected</w:t>
      </w:r>
      <w:r>
        <w:t xml:space="preserve"> inserts, integrated calcium </w:t>
      </w:r>
      <w:r w:rsidR="00113F85">
        <w:t xml:space="preserve">mass </w:t>
      </w:r>
      <w:r w:rsidR="007D7CE0">
        <w:t xml:space="preserve">(Fig. </w:t>
      </w:r>
      <w:r w:rsidR="00F93194">
        <w:t>5</w:t>
      </w:r>
      <w:r w:rsidR="007D7CE0">
        <w:t xml:space="preserve">A) </w:t>
      </w:r>
      <w:r>
        <w:t xml:space="preserve">was more accurate </w:t>
      </w:r>
      <w:r w:rsidR="00505856">
        <w:t xml:space="preserve">than </w:t>
      </w:r>
      <w:proofErr w:type="spellStart"/>
      <w:r>
        <w:t>Agatston</w:t>
      </w:r>
      <w:proofErr w:type="spellEnd"/>
      <w:r>
        <w:t xml:space="preserve"> scoring</w:t>
      </w:r>
      <w:r w:rsidR="007D7CE0">
        <w:t xml:space="preserve"> (Fig. </w:t>
      </w:r>
      <w:r w:rsidR="00F93194">
        <w:t>5</w:t>
      </w:r>
      <w:r w:rsidR="007D7CE0">
        <w:t>B)</w:t>
      </w:r>
      <w:r>
        <w:t xml:space="preserve">. Integrated calcium </w:t>
      </w:r>
      <w:r w:rsidR="00113F85">
        <w:t xml:space="preserve">mass </w:t>
      </w:r>
      <w:r>
        <w:t xml:space="preserve">and </w:t>
      </w:r>
      <w:proofErr w:type="spellStart"/>
      <w:r>
        <w:t>Agatston</w:t>
      </w:r>
      <w:proofErr w:type="spellEnd"/>
      <w:r>
        <w:t xml:space="preserve"> scoring produced an RMSE of 14.35 and 21.</w:t>
      </w:r>
      <w:r w:rsidR="005B041F">
        <w:t>39</w:t>
      </w:r>
      <w:r>
        <w:t xml:space="preserve">, respectively. The RMSE, RMSD, r-correlation coefficient, and the </w:t>
      </w:r>
      <w:r w:rsidR="00EE376D">
        <w:t>best-fit</w:t>
      </w:r>
      <w:r w:rsidR="006C07B2">
        <w:t xml:space="preserve"> line equation</w:t>
      </w:r>
      <w:r>
        <w:t xml:space="preserve"> for both techniques can be seen in </w:t>
      </w:r>
      <w:r w:rsidR="00BA66AE">
        <w:t>F</w:t>
      </w:r>
      <w:r>
        <w:t xml:space="preserve">igure </w:t>
      </w:r>
      <w:r w:rsidR="00F93194">
        <w:t>5</w:t>
      </w:r>
      <w:r>
        <w:t>.</w:t>
      </w:r>
    </w:p>
    <w:p w14:paraId="371060DE" w14:textId="69CC82AD" w:rsidR="004F38D5" w:rsidRDefault="005B041F" w:rsidP="002B61D2">
      <w:pPr>
        <w:spacing w:line="480" w:lineRule="auto"/>
        <w:jc w:val="center"/>
      </w:pPr>
      <w:r>
        <w:rPr>
          <w:noProof/>
        </w:rPr>
        <w:lastRenderedPageBreak/>
        <w:drawing>
          <wp:inline distT="0" distB="0" distL="0" distR="0" wp14:anchorId="420DC2BF" wp14:editId="6F152C4F">
            <wp:extent cx="5080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39810FE" w14:textId="7574558A" w:rsidR="004F38D5" w:rsidRPr="00593A98" w:rsidRDefault="004F38D5" w:rsidP="002B61D2">
      <w:pPr>
        <w:spacing w:line="480" w:lineRule="auto"/>
        <w:jc w:val="center"/>
      </w:pPr>
      <w:r w:rsidRPr="00593A98">
        <w:rPr>
          <w:b/>
          <w:bCs/>
        </w:rPr>
        <w:t xml:space="preserve">Fig. </w:t>
      </w:r>
      <w:r w:rsidR="00BA3334">
        <w:rPr>
          <w:b/>
          <w:bCs/>
        </w:rPr>
        <w:t>5</w:t>
      </w:r>
      <w:r w:rsidRPr="00593A98">
        <w:t xml:space="preserve"> Shows linear regression analysis of integrated calcium </w:t>
      </w:r>
      <w:r w:rsidR="00113F85">
        <w:t xml:space="preserve">mass </w:t>
      </w:r>
      <w:r w:rsidRPr="00593A98">
        <w:t>(</w:t>
      </w:r>
      <w:r w:rsidR="00A17936" w:rsidRPr="00593A98">
        <w:t>A</w:t>
      </w:r>
      <w:r w:rsidRPr="00593A98">
        <w:t xml:space="preserve">) and </w:t>
      </w:r>
      <w:proofErr w:type="spellStart"/>
      <w:r w:rsidRPr="00593A98">
        <w:t>Agatston</w:t>
      </w:r>
      <w:proofErr w:type="spellEnd"/>
      <w:r w:rsidRPr="00593A98">
        <w:t xml:space="preserve"> scoring (</w:t>
      </w:r>
      <w:r w:rsidR="00A17936" w:rsidRPr="00593A98">
        <w:t>B</w:t>
      </w:r>
      <w:r w:rsidRPr="00593A98">
        <w:t>). The known masses of the calcium inserts were used for the comparison. Includes all inserts affected by motion.</w:t>
      </w:r>
    </w:p>
    <w:p w14:paraId="31B120AE" w14:textId="77777777" w:rsidR="004F38D5" w:rsidRPr="00DA3E9B" w:rsidRDefault="004F38D5" w:rsidP="002B61D2">
      <w:pPr>
        <w:spacing w:line="480" w:lineRule="auto"/>
      </w:pPr>
    </w:p>
    <w:p w14:paraId="2150E979" w14:textId="17262316" w:rsidR="00DE0DD3" w:rsidRPr="009F41A2" w:rsidRDefault="004B322F" w:rsidP="002B61D2">
      <w:pPr>
        <w:pStyle w:val="Heading2"/>
        <w:spacing w:line="480" w:lineRule="auto"/>
      </w:pPr>
      <w:r>
        <w:t>3</w:t>
      </w:r>
      <w:r w:rsidR="00EA01BA">
        <w:t>.2</w:t>
      </w:r>
      <w:r>
        <w:t xml:space="preserve"> – Reproducibility</w:t>
      </w:r>
    </w:p>
    <w:p w14:paraId="6785ADDF" w14:textId="41581A84" w:rsidR="00DA7B70" w:rsidRPr="00BE36B4" w:rsidRDefault="00BE36B4" w:rsidP="002B61D2">
      <w:pPr>
        <w:spacing w:line="480" w:lineRule="auto"/>
      </w:pPr>
      <w:r>
        <w:t>Figure</w:t>
      </w:r>
      <w:r w:rsidR="000150FF">
        <w:t xml:space="preserve"> </w:t>
      </w:r>
      <w:r w:rsidR="00F93194">
        <w:t>6</w:t>
      </w:r>
      <w:r w:rsidR="000150FF">
        <w:t xml:space="preserve"> shows </w:t>
      </w:r>
      <w:r>
        <w:t>reproducibility measurement</w:t>
      </w:r>
      <w:r w:rsidR="000150FF">
        <w:t>s</w:t>
      </w:r>
      <w:r>
        <w:t xml:space="preserve"> on a </w:t>
      </w:r>
      <w:r w:rsidR="00505856">
        <w:t>vendor-specific</w:t>
      </w:r>
      <w:r>
        <w:t xml:space="preserve"> basis for </w:t>
      </w:r>
      <w:r w:rsidR="00DD4F67">
        <w:t xml:space="preserve">the calculated calcium mass of </w:t>
      </w:r>
      <w:r>
        <w:t xml:space="preserve">scan 1 compared </w:t>
      </w:r>
      <w:r w:rsidR="00DD4F67">
        <w:t>to the calculated calcium mass</w:t>
      </w:r>
      <w:r>
        <w:t xml:space="preserve"> </w:t>
      </w:r>
      <w:r w:rsidR="00505856">
        <w:t xml:space="preserve">of </w:t>
      </w:r>
      <w:r>
        <w:t>scan 2</w:t>
      </w:r>
      <w:r w:rsidR="000150FF">
        <w:t xml:space="preserve"> using the integrated calcium </w:t>
      </w:r>
      <w:r w:rsidR="00113F85">
        <w:t xml:space="preserve">mass </w:t>
      </w:r>
      <w:r w:rsidR="000150FF">
        <w:t>technique</w:t>
      </w:r>
      <w:r>
        <w:t xml:space="preserve">. </w:t>
      </w:r>
      <w:r w:rsidR="000150FF">
        <w:t>The</w:t>
      </w:r>
      <w:r w:rsidR="0063309F">
        <w:t xml:space="preserve"> RMSE </w:t>
      </w:r>
      <w:r w:rsidR="00DF071D">
        <w:t>was</w:t>
      </w:r>
      <w:r w:rsidR="0063309F">
        <w:t xml:space="preserve"> 2.85, 1.56, 1.2</w:t>
      </w:r>
      <w:r w:rsidR="005B041F">
        <w:t>0</w:t>
      </w:r>
      <w:r w:rsidR="0063309F">
        <w:t>, and 2.6</w:t>
      </w:r>
      <w:r w:rsidR="005B041F">
        <w:t>0</w:t>
      </w:r>
      <w:r w:rsidR="0063309F">
        <w:t xml:space="preserve"> </w:t>
      </w:r>
      <w:r w:rsidR="000150FF">
        <w:t xml:space="preserve">for </w:t>
      </w:r>
      <w:r w:rsidR="00890B1C" w:rsidRPr="00890B1C">
        <w:t>scanner</w:t>
      </w:r>
      <w:r w:rsidR="00890B1C">
        <w:t xml:space="preserve"> 1</w:t>
      </w:r>
      <w:r w:rsidR="000150FF">
        <w:t xml:space="preserve"> (Fig. </w:t>
      </w:r>
      <w:r w:rsidR="00F93194">
        <w:t>6</w:t>
      </w:r>
      <w:r w:rsidR="000150FF">
        <w:t xml:space="preserve">A), </w:t>
      </w:r>
      <w:r w:rsidR="00890B1C" w:rsidRPr="00890B1C">
        <w:t xml:space="preserve">scanner </w:t>
      </w:r>
      <w:r w:rsidR="00890B1C">
        <w:t>2</w:t>
      </w:r>
      <w:r w:rsidR="000150FF">
        <w:t xml:space="preserve"> (Fig. </w:t>
      </w:r>
      <w:r w:rsidR="00F93194">
        <w:t>6</w:t>
      </w:r>
      <w:r w:rsidR="000150FF">
        <w:t xml:space="preserve">B), </w:t>
      </w:r>
      <w:r w:rsidR="00890B1C" w:rsidRPr="00890B1C">
        <w:t xml:space="preserve">scanner </w:t>
      </w:r>
      <w:r w:rsidR="00890B1C">
        <w:t>3</w:t>
      </w:r>
      <w:r w:rsidR="000150FF">
        <w:t xml:space="preserve"> (Fig. </w:t>
      </w:r>
      <w:r w:rsidR="00F93194">
        <w:t>6</w:t>
      </w:r>
      <w:r w:rsidR="000150FF">
        <w:t xml:space="preserve">C), and </w:t>
      </w:r>
      <w:r w:rsidR="00890B1C" w:rsidRPr="00890B1C">
        <w:t xml:space="preserve">scanner </w:t>
      </w:r>
      <w:r w:rsidR="004A6E34">
        <w:t>4</w:t>
      </w:r>
      <w:r w:rsidR="000150FF">
        <w:t xml:space="preserve"> (Fig. </w:t>
      </w:r>
      <w:r w:rsidR="00F93194">
        <w:t>6</w:t>
      </w:r>
      <w:r w:rsidR="000150FF">
        <w:t xml:space="preserve">D), </w:t>
      </w:r>
      <w:r w:rsidR="0063309F">
        <w:t>respectively.</w:t>
      </w:r>
      <w:r w:rsidR="000150FF">
        <w:t xml:space="preserve"> The RMSD </w:t>
      </w:r>
      <w:r w:rsidR="00DF071D">
        <w:t>was</w:t>
      </w:r>
      <w:r w:rsidR="000150FF">
        <w:t xml:space="preserve"> 2.</w:t>
      </w:r>
      <w:r w:rsidR="005B041F">
        <w:t>19</w:t>
      </w:r>
      <w:r w:rsidR="000150FF">
        <w:t>, 1.4</w:t>
      </w:r>
      <w:r w:rsidR="005B041F">
        <w:t>4</w:t>
      </w:r>
      <w:r w:rsidR="000150FF">
        <w:t>, 1.0</w:t>
      </w:r>
      <w:r w:rsidR="005B041F">
        <w:t>3</w:t>
      </w:r>
      <w:r w:rsidR="000150FF">
        <w:t>, and 2.3</w:t>
      </w:r>
      <w:r w:rsidR="00DF674C">
        <w:t>3</w:t>
      </w:r>
      <w:r w:rsidR="000150FF">
        <w:t xml:space="preserve"> for </w:t>
      </w:r>
      <w:r w:rsidR="004A6E34">
        <w:t>scanners 1-4</w:t>
      </w:r>
      <w:r w:rsidR="000150FF">
        <w:t xml:space="preserve">, respectively. </w:t>
      </w:r>
    </w:p>
    <w:p w14:paraId="3D8C40BF" w14:textId="3D144BC2" w:rsidR="00DD7159" w:rsidRDefault="005B041F" w:rsidP="002B61D2">
      <w:pPr>
        <w:spacing w:line="480" w:lineRule="auto"/>
        <w:jc w:val="center"/>
      </w:pPr>
      <w:r>
        <w:rPr>
          <w:noProof/>
        </w:rPr>
        <w:lastRenderedPageBreak/>
        <w:drawing>
          <wp:inline distT="0" distB="0" distL="0" distR="0" wp14:anchorId="5E4FC3E5" wp14:editId="084C19E0">
            <wp:extent cx="5080000" cy="381000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B117C4F" w14:textId="6BFE1D88" w:rsidR="00BE36B4" w:rsidRDefault="00BE36B4" w:rsidP="002B61D2">
      <w:pPr>
        <w:spacing w:line="480" w:lineRule="auto"/>
        <w:jc w:val="center"/>
      </w:pPr>
      <w:r w:rsidRPr="00FA7DAC">
        <w:rPr>
          <w:b/>
          <w:bCs/>
        </w:rPr>
        <w:t xml:space="preserve">Fig. </w:t>
      </w:r>
      <w:r w:rsidR="00BA3334">
        <w:rPr>
          <w:b/>
          <w:bCs/>
        </w:rPr>
        <w:t>6</w:t>
      </w:r>
      <w:r>
        <w:t xml:space="preserve"> </w:t>
      </w:r>
      <w:r w:rsidR="00963AA5">
        <w:t xml:space="preserve">Shows reproducibility measurements of the integrated calcium </w:t>
      </w:r>
      <w:r w:rsidR="00113F85">
        <w:t xml:space="preserve">mass </w:t>
      </w:r>
      <w:r w:rsidR="00963AA5">
        <w:t>technique on the large phantoms. The calculated mass for scan 1 was compared against the calculated mass of scan 2</w:t>
      </w:r>
      <w:r w:rsidR="00963AA5" w:rsidRPr="00900F66">
        <w:t xml:space="preserve">. </w:t>
      </w:r>
      <w:r w:rsidR="00963AA5">
        <w:t xml:space="preserve">Scanner 1 (A), Scanner 2 (B), Scanner 3 (C), and Scanner 4 (D) were different vendors used to acquire each scan. </w:t>
      </w:r>
      <w:r w:rsidR="00963AA5" w:rsidRPr="00900F66">
        <w:rPr>
          <w:rFonts w:eastAsiaTheme="majorEastAsia"/>
        </w:rPr>
        <w:t>R correlation, root mean squared error, and root mean squared deviation values</w:t>
      </w:r>
      <w:r w:rsidR="00963AA5">
        <w:t xml:space="preserve"> are shown within each graph.</w:t>
      </w:r>
    </w:p>
    <w:p w14:paraId="6E5C493B" w14:textId="69D45741" w:rsidR="00BE36B4" w:rsidRDefault="00BE36B4" w:rsidP="002B61D2">
      <w:pPr>
        <w:spacing w:line="480" w:lineRule="auto"/>
      </w:pPr>
    </w:p>
    <w:p w14:paraId="1345AB95" w14:textId="310B1598" w:rsidR="00DA7B70" w:rsidRDefault="00DA7B70" w:rsidP="002B61D2">
      <w:pPr>
        <w:spacing w:line="480" w:lineRule="auto"/>
      </w:pPr>
      <w:r>
        <w:t xml:space="preserve">Figure </w:t>
      </w:r>
      <w:r w:rsidR="00F93194">
        <w:t>7</w:t>
      </w:r>
      <w:r>
        <w:t xml:space="preserve"> shows reproducibility measurements on a </w:t>
      </w:r>
      <w:r w:rsidR="00505856">
        <w:t>vendor-specific</w:t>
      </w:r>
      <w:r>
        <w:t xml:space="preserve"> basis for the calculated calcium mass of scan 1 compared to the calculated calcium mass </w:t>
      </w:r>
      <w:r w:rsidR="00505856">
        <w:t xml:space="preserve">of </w:t>
      </w:r>
      <w:r>
        <w:t xml:space="preserve">scan 2 using the </w:t>
      </w:r>
      <w:proofErr w:type="spellStart"/>
      <w:r w:rsidR="00560C5C">
        <w:t>Agatston</w:t>
      </w:r>
      <w:proofErr w:type="spellEnd"/>
      <w:r>
        <w:t xml:space="preserve"> scoring technique. The RMSE </w:t>
      </w:r>
      <w:r w:rsidR="00D65DD4">
        <w:t>was</w:t>
      </w:r>
      <w:r>
        <w:t xml:space="preserve"> 2.</w:t>
      </w:r>
      <w:r w:rsidR="0035648A">
        <w:t>24</w:t>
      </w:r>
      <w:r>
        <w:t xml:space="preserve">, </w:t>
      </w:r>
      <w:r w:rsidR="0035648A">
        <w:t>2.53</w:t>
      </w:r>
      <w:r>
        <w:t xml:space="preserve">, </w:t>
      </w:r>
      <w:r w:rsidR="0035648A">
        <w:t>0.57</w:t>
      </w:r>
      <w:r>
        <w:t xml:space="preserve">, and </w:t>
      </w:r>
      <w:r w:rsidR="0035648A">
        <w:t>1.07</w:t>
      </w:r>
      <w:r>
        <w:t xml:space="preserve"> for </w:t>
      </w:r>
      <w:r w:rsidR="0030404A" w:rsidRPr="0030404A">
        <w:t>scanner 1</w:t>
      </w:r>
      <w:r>
        <w:t xml:space="preserve"> (Fig. </w:t>
      </w:r>
      <w:r w:rsidR="00F93194">
        <w:t>7</w:t>
      </w:r>
      <w:r w:rsidR="00D51C61">
        <w:t>A</w:t>
      </w:r>
      <w:r>
        <w:t xml:space="preserve">), </w:t>
      </w:r>
      <w:r w:rsidR="00D51C61" w:rsidRPr="00D51C61">
        <w:t xml:space="preserve">scanner </w:t>
      </w:r>
      <w:r w:rsidR="00D51C61">
        <w:t>2</w:t>
      </w:r>
      <w:r>
        <w:t xml:space="preserve"> (Fig. </w:t>
      </w:r>
      <w:r w:rsidR="00F93194">
        <w:t>7</w:t>
      </w:r>
      <w:r w:rsidR="00D51C61">
        <w:t>B</w:t>
      </w:r>
      <w:r>
        <w:t xml:space="preserve">), </w:t>
      </w:r>
      <w:r w:rsidR="00D51C61" w:rsidRPr="00D51C61">
        <w:t xml:space="preserve">scanner </w:t>
      </w:r>
      <w:r w:rsidR="00D77FC2">
        <w:t>3</w:t>
      </w:r>
      <w:r>
        <w:t xml:space="preserve"> (Fig. </w:t>
      </w:r>
      <w:r w:rsidR="00F93194">
        <w:t>7</w:t>
      </w:r>
      <w:r w:rsidR="00D51C61">
        <w:t>C</w:t>
      </w:r>
      <w:r>
        <w:t xml:space="preserve">), and </w:t>
      </w:r>
      <w:r w:rsidR="00D77FC2" w:rsidRPr="00D77FC2">
        <w:t xml:space="preserve">scanner </w:t>
      </w:r>
      <w:r w:rsidR="00D77FC2">
        <w:t>4</w:t>
      </w:r>
      <w:r>
        <w:t xml:space="preserve"> (Fig. </w:t>
      </w:r>
      <w:r w:rsidR="00F93194">
        <w:t>7</w:t>
      </w:r>
      <w:r w:rsidR="00D51C61">
        <w:t>D</w:t>
      </w:r>
      <w:r>
        <w:t xml:space="preserve">), respectively. The RMSD </w:t>
      </w:r>
      <w:r w:rsidR="00D65DD4">
        <w:t>was</w:t>
      </w:r>
      <w:r>
        <w:t xml:space="preserve"> </w:t>
      </w:r>
      <w:r w:rsidR="0035648A">
        <w:t>1.16</w:t>
      </w:r>
      <w:r>
        <w:t xml:space="preserve">, </w:t>
      </w:r>
      <w:r w:rsidR="0035648A">
        <w:t>2.03</w:t>
      </w:r>
      <w:r>
        <w:t xml:space="preserve">, </w:t>
      </w:r>
      <w:r w:rsidR="0035648A">
        <w:t>0.18</w:t>
      </w:r>
      <w:r>
        <w:t xml:space="preserve">, and </w:t>
      </w:r>
      <w:r w:rsidR="0035648A">
        <w:t>0.83</w:t>
      </w:r>
      <w:r>
        <w:t xml:space="preserve"> for scanners</w:t>
      </w:r>
      <w:r w:rsidR="00614833">
        <w:t xml:space="preserve"> 1-4</w:t>
      </w:r>
      <w:r>
        <w:t xml:space="preserve">, respectively. </w:t>
      </w:r>
    </w:p>
    <w:p w14:paraId="5D199413" w14:textId="3952753E" w:rsidR="00DA7B70" w:rsidRDefault="00DA7B70" w:rsidP="002B61D2">
      <w:pPr>
        <w:spacing w:line="480" w:lineRule="auto"/>
      </w:pPr>
    </w:p>
    <w:p w14:paraId="2B68AB49" w14:textId="145AD11D" w:rsidR="00DA7B70" w:rsidRPr="00BE36B4" w:rsidRDefault="0035648A" w:rsidP="002B61D2">
      <w:pPr>
        <w:spacing w:line="480" w:lineRule="auto"/>
        <w:jc w:val="center"/>
      </w:pPr>
      <w:r>
        <w:rPr>
          <w:noProof/>
        </w:rPr>
        <w:drawing>
          <wp:inline distT="0" distB="0" distL="0" distR="0" wp14:anchorId="50921565" wp14:editId="6E90AB29">
            <wp:extent cx="5080000" cy="38100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8FC4496" w14:textId="11482ECE" w:rsidR="00DA7B70" w:rsidRDefault="00DA7B70" w:rsidP="002B61D2">
      <w:pPr>
        <w:spacing w:line="480" w:lineRule="auto"/>
        <w:jc w:val="center"/>
      </w:pPr>
      <w:r w:rsidRPr="00FA7DAC">
        <w:rPr>
          <w:b/>
          <w:bCs/>
        </w:rPr>
        <w:t>Fig.</w:t>
      </w:r>
      <w:r w:rsidR="00144F44">
        <w:rPr>
          <w:b/>
          <w:bCs/>
        </w:rPr>
        <w:t xml:space="preserve"> </w:t>
      </w:r>
      <w:r w:rsidR="00BA3334">
        <w:rPr>
          <w:b/>
          <w:bCs/>
        </w:rPr>
        <w:t>7</w:t>
      </w:r>
      <w:r>
        <w:t xml:space="preserve"> Shows reproducibility measurements of the </w:t>
      </w:r>
      <w:proofErr w:type="spellStart"/>
      <w:r>
        <w:t>Agatston</w:t>
      </w:r>
      <w:proofErr w:type="spellEnd"/>
      <w:r>
        <w:t xml:space="preserve"> scoring technique on the large phantoms. </w:t>
      </w:r>
      <w:r w:rsidR="00560C5C">
        <w:t>The calculated mass for scan 1 was compared against the calculated mass of scan 2</w:t>
      </w:r>
      <w:r w:rsidR="00560C5C" w:rsidRPr="00900F66">
        <w:t xml:space="preserve">. </w:t>
      </w:r>
      <w:r w:rsidR="00560C5C">
        <w:t>Scanner 1 (A), Scanner 2 (B), Scanner 3 (C), and Scanner 4 (D) were different vendors used to acquire each scan</w:t>
      </w:r>
      <w:r>
        <w:t xml:space="preserve">. </w:t>
      </w:r>
      <w:r w:rsidRPr="00900F66">
        <w:rPr>
          <w:rFonts w:eastAsiaTheme="majorEastAsia"/>
        </w:rPr>
        <w:t>R correlation, root mean squared error, and root mean squared deviation values</w:t>
      </w:r>
      <w:r>
        <w:t xml:space="preserve"> are shown within each graph.</w:t>
      </w:r>
    </w:p>
    <w:p w14:paraId="12243D05" w14:textId="77777777" w:rsidR="00DA7B70" w:rsidRDefault="00DA7B70" w:rsidP="002B61D2">
      <w:pPr>
        <w:spacing w:line="480" w:lineRule="auto"/>
      </w:pPr>
    </w:p>
    <w:p w14:paraId="31F16117" w14:textId="1C673C82" w:rsidR="00367780" w:rsidRDefault="00DE0DD3" w:rsidP="002B61D2">
      <w:pPr>
        <w:spacing w:line="480" w:lineRule="auto"/>
      </w:pPr>
      <w:r>
        <w:t xml:space="preserve">All </w:t>
      </w:r>
      <w:r w:rsidR="00505856">
        <w:t>ten</w:t>
      </w:r>
      <w:r>
        <w:t xml:space="preserve"> scans were analyzed</w:t>
      </w:r>
      <w:r w:rsidR="00D41A47">
        <w:t xml:space="preserve"> (five large phantom scans and five small phantom scans)</w:t>
      </w:r>
      <w:r w:rsidR="00505856">
        <w:t>,</w:t>
      </w:r>
      <w:r>
        <w:t xml:space="preserve"> and RMSE, RMSD, and R-correlation values were computed. Table </w:t>
      </w:r>
      <w:r w:rsidR="00573533">
        <w:t>2</w:t>
      </w:r>
      <w:r>
        <w:t xml:space="preserve"> shows the average RMSE and RMSD values of each </w:t>
      </w:r>
      <w:r w:rsidR="00BE5F61">
        <w:t>vendor</w:t>
      </w:r>
      <w:r>
        <w:t xml:space="preserve">. </w:t>
      </w:r>
      <w:r w:rsidR="006C07B2">
        <w:t>On average, integrated</w:t>
      </w:r>
      <w:r>
        <w:t xml:space="preserve"> calcium </w:t>
      </w:r>
      <w:r w:rsidR="00113F85">
        <w:t xml:space="preserve">mass </w:t>
      </w:r>
      <w:r>
        <w:t xml:space="preserve">had a lower RMSE and </w:t>
      </w:r>
      <w:r>
        <w:lastRenderedPageBreak/>
        <w:t xml:space="preserve">RMSD value for </w:t>
      </w:r>
      <w:r w:rsidR="00D05823">
        <w:t>Scanner 2</w:t>
      </w:r>
      <w:r>
        <w:t xml:space="preserve"> and </w:t>
      </w:r>
      <w:r w:rsidR="00D05823">
        <w:t>3</w:t>
      </w:r>
      <w:r w:rsidR="00077D71">
        <w:t xml:space="preserve"> but</w:t>
      </w:r>
      <w:r w:rsidR="00573533">
        <w:t xml:space="preserve"> was less reproducible </w:t>
      </w:r>
      <w:r w:rsidR="009D2979">
        <w:t xml:space="preserve">(higher RMSE and RMSD) </w:t>
      </w:r>
      <w:r w:rsidR="00573533">
        <w:t xml:space="preserve">when using </w:t>
      </w:r>
      <w:r w:rsidR="00D05823">
        <w:t>Scanner 1</w:t>
      </w:r>
      <w:r w:rsidR="00573533">
        <w:t xml:space="preserve"> and </w:t>
      </w:r>
      <w:r w:rsidR="00D05823">
        <w:t>4</w:t>
      </w:r>
      <w:r>
        <w:t>.</w:t>
      </w:r>
    </w:p>
    <w:p w14:paraId="281BDD3B" w14:textId="3D6A7714" w:rsidR="00573533" w:rsidRDefault="00573533" w:rsidP="002B61D2">
      <w:pPr>
        <w:spacing w:line="480" w:lineRule="auto"/>
      </w:pPr>
    </w:p>
    <w:p w14:paraId="38671CCC" w14:textId="09A84CFF" w:rsidR="00DF72A4" w:rsidRDefault="00DF72A4" w:rsidP="002B61D2">
      <w:pPr>
        <w:spacing w:line="480" w:lineRule="auto"/>
      </w:pPr>
      <w:r w:rsidRPr="00DF72A4">
        <w:rPr>
          <w:b/>
          <w:bCs/>
        </w:rPr>
        <w:t>Table 2</w:t>
      </w:r>
      <w:r>
        <w:t xml:space="preserve"> Average RMSE and RMSD values of reproducibility comparisons for all </w:t>
      </w:r>
      <w:r w:rsidR="00505856">
        <w:t>ten</w:t>
      </w:r>
      <w:r>
        <w:t xml:space="preserve"> scans.</w:t>
      </w:r>
    </w:p>
    <w:tbl>
      <w:tblPr>
        <w:tblStyle w:val="PlainTable2"/>
        <w:tblW w:w="0" w:type="auto"/>
        <w:jc w:val="center"/>
        <w:tblLook w:val="04A0" w:firstRow="1" w:lastRow="0" w:firstColumn="1" w:lastColumn="0" w:noHBand="0" w:noVBand="1"/>
        <w:tblPrChange w:id="22" w:author="Mike Black" w:date="2023-02-02T09:42:00Z">
          <w:tblPr>
            <w:tblStyle w:val="PlainTable2"/>
            <w:tblW w:w="0" w:type="auto"/>
            <w:tblLook w:val="04A0" w:firstRow="1" w:lastRow="0" w:firstColumn="1" w:lastColumn="0" w:noHBand="0" w:noVBand="1"/>
          </w:tblPr>
        </w:tblPrChange>
      </w:tblPr>
      <w:tblGrid>
        <w:gridCol w:w="1013"/>
        <w:gridCol w:w="1264"/>
        <w:gridCol w:w="1114"/>
        <w:gridCol w:w="1264"/>
        <w:gridCol w:w="1114"/>
        <w:tblGridChange w:id="23">
          <w:tblGrid>
            <w:gridCol w:w="1013"/>
            <w:gridCol w:w="1264"/>
            <w:gridCol w:w="1114"/>
            <w:gridCol w:w="1264"/>
            <w:gridCol w:w="1114"/>
          </w:tblGrid>
        </w:tblGridChange>
      </w:tblGrid>
      <w:tr w:rsidR="00346EED" w14:paraId="30071278" w14:textId="44BEEA49" w:rsidTr="00C742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24" w:author="Mike Black" w:date="2023-02-02T09:42:00Z">
              <w:tcPr>
                <w:tcW w:w="0" w:type="dxa"/>
              </w:tcPr>
            </w:tcPrChange>
          </w:tcPr>
          <w:p w14:paraId="7CC6F3E5" w14:textId="0F5EEBB9" w:rsidR="00346EED" w:rsidRPr="00573533" w:rsidRDefault="00C5160D" w:rsidP="00773208">
            <w:pPr>
              <w:spacing w:line="480" w:lineRule="auto"/>
              <w:cnfStyle w:val="101000000000" w:firstRow="1" w:lastRow="0" w:firstColumn="1" w:lastColumn="0" w:oddVBand="0" w:evenVBand="0" w:oddHBand="0" w:evenHBand="0" w:firstRowFirstColumn="0" w:firstRowLastColumn="0" w:lastRowFirstColumn="0" w:lastRowLastColumn="0"/>
              <w:rPr>
                <w:b w:val="0"/>
                <w:bCs w:val="0"/>
              </w:rPr>
            </w:pPr>
            <w:r>
              <w:t xml:space="preserve">CT </w:t>
            </w:r>
            <w:r w:rsidR="00F80173">
              <w:t>System</w:t>
            </w:r>
          </w:p>
        </w:tc>
        <w:tc>
          <w:tcPr>
            <w:tcW w:w="0" w:type="dxa"/>
            <w:tcPrChange w:id="25" w:author="Mike Black" w:date="2023-02-02T09:42:00Z">
              <w:tcPr>
                <w:tcW w:w="0" w:type="dxa"/>
              </w:tcPr>
            </w:tcPrChange>
          </w:tcPr>
          <w:p w14:paraId="7787A26E" w14:textId="38C3E97C"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RMSE Integrated</w:t>
            </w:r>
          </w:p>
        </w:tc>
        <w:tc>
          <w:tcPr>
            <w:tcW w:w="0" w:type="dxa"/>
            <w:tcPrChange w:id="26" w:author="Mike Black" w:date="2023-02-02T09:42:00Z">
              <w:tcPr>
                <w:tcW w:w="0" w:type="dxa"/>
              </w:tcPr>
            </w:tcPrChange>
          </w:tcPr>
          <w:p w14:paraId="296F5B1C" w14:textId="160119A1"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 xml:space="preserve">Mean RMSE </w:t>
            </w:r>
            <w:proofErr w:type="spellStart"/>
            <w:r w:rsidRPr="00573533">
              <w:t>Agatston</w:t>
            </w:r>
            <w:proofErr w:type="spellEnd"/>
          </w:p>
        </w:tc>
        <w:tc>
          <w:tcPr>
            <w:tcW w:w="0" w:type="dxa"/>
            <w:tcPrChange w:id="27" w:author="Mike Black" w:date="2023-02-02T09:42:00Z">
              <w:tcPr>
                <w:tcW w:w="0" w:type="dxa"/>
              </w:tcPr>
            </w:tcPrChange>
          </w:tcPr>
          <w:p w14:paraId="1B7C1672" w14:textId="3149BF74"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w:t>
            </w:r>
            <w:r>
              <w:t>D</w:t>
            </w:r>
            <w:r w:rsidRPr="00573533">
              <w:t xml:space="preserve"> Integrated</w:t>
            </w:r>
          </w:p>
        </w:tc>
        <w:tc>
          <w:tcPr>
            <w:tcW w:w="0" w:type="dxa"/>
            <w:tcPrChange w:id="28" w:author="Mike Black" w:date="2023-02-02T09:42:00Z">
              <w:tcPr>
                <w:tcW w:w="0" w:type="dxa"/>
              </w:tcPr>
            </w:tcPrChange>
          </w:tcPr>
          <w:p w14:paraId="6B2EC84F" w14:textId="271E794E" w:rsidR="00346EED" w:rsidRPr="00573533" w:rsidRDefault="00346EED"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573533">
              <w:t>Mean RMS</w:t>
            </w:r>
            <w:r>
              <w:t xml:space="preserve">D </w:t>
            </w:r>
            <w:proofErr w:type="spellStart"/>
            <w:r w:rsidRPr="00573533">
              <w:t>Agatston</w:t>
            </w:r>
            <w:proofErr w:type="spellEnd"/>
          </w:p>
        </w:tc>
      </w:tr>
      <w:tr w:rsidR="00346EED" w14:paraId="683FA914" w14:textId="7CC77E13" w:rsidTr="00C74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29" w:author="Mike Black" w:date="2023-02-02T09:42:00Z">
              <w:tcPr>
                <w:tcW w:w="0" w:type="dxa"/>
              </w:tcPr>
            </w:tcPrChange>
          </w:tcPr>
          <w:p w14:paraId="1A5C6282" w14:textId="5968C347" w:rsidR="00346EED" w:rsidRPr="00346EED" w:rsidRDefault="00D05823" w:rsidP="00773208">
            <w:pPr>
              <w:spacing w:line="480" w:lineRule="auto"/>
              <w:cnfStyle w:val="001000100000" w:firstRow="0" w:lastRow="0" w:firstColumn="1" w:lastColumn="0" w:oddVBand="0" w:evenVBand="0" w:oddHBand="1" w:evenHBand="0" w:firstRowFirstColumn="0" w:firstRowLastColumn="0" w:lastRowFirstColumn="0" w:lastRowLastColumn="0"/>
              <w:rPr>
                <w:rFonts w:cstheme="minorHAnsi"/>
              </w:rPr>
            </w:pPr>
            <w:r>
              <w:rPr>
                <w:rFonts w:cstheme="minorHAnsi"/>
              </w:rPr>
              <w:t>Scanner 1</w:t>
            </w:r>
          </w:p>
        </w:tc>
        <w:tc>
          <w:tcPr>
            <w:tcW w:w="0" w:type="dxa"/>
            <w:tcPrChange w:id="30" w:author="Mike Black" w:date="2023-02-02T09:42:00Z">
              <w:tcPr>
                <w:tcW w:w="0" w:type="dxa"/>
              </w:tcPr>
            </w:tcPrChange>
          </w:tcPr>
          <w:p w14:paraId="653BD1B1" w14:textId="46BE0A52"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2.</w:t>
            </w:r>
            <w:r w:rsidR="00EA01D4" w:rsidRPr="00346EED">
              <w:rPr>
                <w:rFonts w:cstheme="minorHAnsi"/>
                <w:color w:val="404040"/>
              </w:rPr>
              <w:t>5</w:t>
            </w:r>
            <w:r w:rsidR="00EA01D4">
              <w:rPr>
                <w:rFonts w:cstheme="minorHAnsi"/>
                <w:color w:val="404040"/>
              </w:rPr>
              <w:t>4</w:t>
            </w:r>
          </w:p>
        </w:tc>
        <w:tc>
          <w:tcPr>
            <w:tcW w:w="0" w:type="dxa"/>
            <w:tcPrChange w:id="31" w:author="Mike Black" w:date="2023-02-02T09:42:00Z">
              <w:tcPr>
                <w:tcW w:w="0" w:type="dxa"/>
              </w:tcPr>
            </w:tcPrChange>
          </w:tcPr>
          <w:p w14:paraId="42E8638B" w14:textId="039ED165"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5</w:t>
            </w:r>
            <w:r w:rsidR="00EA01D4">
              <w:rPr>
                <w:rFonts w:cstheme="minorHAnsi"/>
                <w:color w:val="404040"/>
              </w:rPr>
              <w:t>1</w:t>
            </w:r>
          </w:p>
        </w:tc>
        <w:tc>
          <w:tcPr>
            <w:tcW w:w="0" w:type="dxa"/>
            <w:tcPrChange w:id="32" w:author="Mike Black" w:date="2023-02-02T09:42:00Z">
              <w:tcPr>
                <w:tcW w:w="0" w:type="dxa"/>
              </w:tcPr>
            </w:tcPrChange>
          </w:tcPr>
          <w:p w14:paraId="7C787DB1" w14:textId="7ED3CEDA" w:rsidR="00346EED" w:rsidRPr="00346EED" w:rsidRDefault="00EA01D4"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Pr>
                <w:rFonts w:cstheme="minorHAnsi"/>
                <w:color w:val="404040"/>
              </w:rPr>
              <w:t>2.00</w:t>
            </w:r>
          </w:p>
        </w:tc>
        <w:tc>
          <w:tcPr>
            <w:tcW w:w="0" w:type="dxa"/>
            <w:tcPrChange w:id="33" w:author="Mike Black" w:date="2023-02-02T09:42:00Z">
              <w:tcPr>
                <w:tcW w:w="0" w:type="dxa"/>
              </w:tcPr>
            </w:tcPrChange>
          </w:tcPr>
          <w:p w14:paraId="0C3C9704" w14:textId="1EB3861F"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sidRPr="00346EED">
              <w:rPr>
                <w:rFonts w:cstheme="minorHAnsi"/>
                <w:color w:val="404040"/>
              </w:rPr>
              <w:t>0.91</w:t>
            </w:r>
          </w:p>
        </w:tc>
      </w:tr>
      <w:tr w:rsidR="00346EED" w14:paraId="08FCD43C" w14:textId="0B7A2E87" w:rsidTr="00C7427F">
        <w:trPr>
          <w:jc w:val="center"/>
        </w:trPr>
        <w:tc>
          <w:tcPr>
            <w:cnfStyle w:val="001000000000" w:firstRow="0" w:lastRow="0" w:firstColumn="1" w:lastColumn="0" w:oddVBand="0" w:evenVBand="0" w:oddHBand="0" w:evenHBand="0" w:firstRowFirstColumn="0" w:firstRowLastColumn="0" w:lastRowFirstColumn="0" w:lastRowLastColumn="0"/>
            <w:tcW w:w="0" w:type="dxa"/>
            <w:tcPrChange w:id="34" w:author="Mike Black" w:date="2023-02-02T09:42:00Z">
              <w:tcPr>
                <w:tcW w:w="0" w:type="dxa"/>
              </w:tcPr>
            </w:tcPrChange>
          </w:tcPr>
          <w:p w14:paraId="6D465F72" w14:textId="4DD5E41A" w:rsidR="00346EED" w:rsidRPr="00346EED" w:rsidRDefault="00D05823" w:rsidP="00773208">
            <w:pPr>
              <w:spacing w:line="480" w:lineRule="auto"/>
              <w:rPr>
                <w:rFonts w:cstheme="minorHAnsi"/>
              </w:rPr>
            </w:pPr>
            <w:r>
              <w:rPr>
                <w:rFonts w:cstheme="minorHAnsi"/>
              </w:rPr>
              <w:t>Scanner 2</w:t>
            </w:r>
          </w:p>
        </w:tc>
        <w:tc>
          <w:tcPr>
            <w:tcW w:w="0" w:type="dxa"/>
            <w:tcPrChange w:id="35" w:author="Mike Black" w:date="2023-02-02T09:42:00Z">
              <w:tcPr>
                <w:tcW w:w="0" w:type="dxa"/>
              </w:tcPr>
            </w:tcPrChange>
          </w:tcPr>
          <w:p w14:paraId="3FC889EE" w14:textId="682D0FBA"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1.67</w:t>
            </w:r>
          </w:p>
        </w:tc>
        <w:tc>
          <w:tcPr>
            <w:tcW w:w="0" w:type="dxa"/>
            <w:tcPrChange w:id="36" w:author="Mike Black" w:date="2023-02-02T09:42:00Z">
              <w:tcPr>
                <w:tcW w:w="0" w:type="dxa"/>
              </w:tcPr>
            </w:tcPrChange>
          </w:tcPr>
          <w:p w14:paraId="0B60507F" w14:textId="23C142D1"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2.</w:t>
            </w:r>
            <w:r w:rsidR="00EA01D4" w:rsidRPr="00346EED">
              <w:rPr>
                <w:rFonts w:cstheme="minorHAnsi"/>
                <w:color w:val="404040"/>
              </w:rPr>
              <w:t>0</w:t>
            </w:r>
            <w:r w:rsidR="00EA01D4">
              <w:rPr>
                <w:rFonts w:cstheme="minorHAnsi"/>
                <w:color w:val="404040"/>
              </w:rPr>
              <w:t>5</w:t>
            </w:r>
          </w:p>
        </w:tc>
        <w:tc>
          <w:tcPr>
            <w:tcW w:w="0" w:type="dxa"/>
            <w:tcPrChange w:id="37" w:author="Mike Black" w:date="2023-02-02T09:42:00Z">
              <w:tcPr>
                <w:tcW w:w="0" w:type="dxa"/>
              </w:tcPr>
            </w:tcPrChange>
          </w:tcPr>
          <w:p w14:paraId="4A4B5934" w14:textId="482D0326"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46EED">
              <w:rPr>
                <w:rFonts w:cstheme="minorHAnsi"/>
                <w:color w:val="404040"/>
              </w:rPr>
              <w:t>1.25</w:t>
            </w:r>
          </w:p>
        </w:tc>
        <w:tc>
          <w:tcPr>
            <w:tcW w:w="0" w:type="dxa"/>
            <w:tcPrChange w:id="38" w:author="Mike Black" w:date="2023-02-02T09:42:00Z">
              <w:tcPr>
                <w:tcW w:w="0" w:type="dxa"/>
              </w:tcPr>
            </w:tcPrChange>
          </w:tcPr>
          <w:p w14:paraId="69579BC0" w14:textId="01DE9DA1" w:rsidR="00346EED" w:rsidRPr="00346EED" w:rsidRDefault="00346EED"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46EED">
              <w:rPr>
                <w:rFonts w:cstheme="minorHAnsi"/>
                <w:color w:val="404040"/>
              </w:rPr>
              <w:t>1.48</w:t>
            </w:r>
          </w:p>
        </w:tc>
      </w:tr>
      <w:tr w:rsidR="00346EED" w14:paraId="2103744F" w14:textId="60FF031E" w:rsidTr="00C742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Change w:id="39" w:author="Mike Black" w:date="2023-02-02T09:42:00Z">
              <w:tcPr>
                <w:tcW w:w="0" w:type="dxa"/>
              </w:tcPr>
            </w:tcPrChange>
          </w:tcPr>
          <w:p w14:paraId="6666A8D5" w14:textId="1015BA52" w:rsidR="00346EED" w:rsidRPr="00346EED" w:rsidRDefault="00D05823" w:rsidP="00773208">
            <w:pPr>
              <w:spacing w:line="480" w:lineRule="auto"/>
              <w:cnfStyle w:val="001000100000" w:firstRow="0" w:lastRow="0" w:firstColumn="1" w:lastColumn="0" w:oddVBand="0" w:evenVBand="0" w:oddHBand="1" w:evenHBand="0" w:firstRowFirstColumn="0" w:firstRowLastColumn="0" w:lastRowFirstColumn="0" w:lastRowLastColumn="0"/>
              <w:rPr>
                <w:rFonts w:cstheme="minorHAnsi"/>
              </w:rPr>
            </w:pPr>
            <w:r>
              <w:rPr>
                <w:rFonts w:cstheme="minorHAnsi"/>
              </w:rPr>
              <w:t>Scanner 3</w:t>
            </w:r>
          </w:p>
        </w:tc>
        <w:tc>
          <w:tcPr>
            <w:tcW w:w="0" w:type="dxa"/>
            <w:tcPrChange w:id="40" w:author="Mike Black" w:date="2023-02-02T09:42:00Z">
              <w:tcPr>
                <w:tcW w:w="0" w:type="dxa"/>
              </w:tcPr>
            </w:tcPrChange>
          </w:tcPr>
          <w:p w14:paraId="0B67E593" w14:textId="5451CE47"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2</w:t>
            </w:r>
            <w:r w:rsidR="00EA01D4">
              <w:rPr>
                <w:rFonts w:cstheme="minorHAnsi"/>
                <w:color w:val="404040"/>
              </w:rPr>
              <w:t>9</w:t>
            </w:r>
          </w:p>
        </w:tc>
        <w:tc>
          <w:tcPr>
            <w:tcW w:w="0" w:type="dxa"/>
            <w:tcPrChange w:id="41" w:author="Mike Black" w:date="2023-02-02T09:42:00Z">
              <w:tcPr>
                <w:tcW w:w="0" w:type="dxa"/>
              </w:tcPr>
            </w:tcPrChange>
          </w:tcPr>
          <w:p w14:paraId="2BDEE4FC" w14:textId="61635AC0"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5</w:t>
            </w:r>
            <w:r w:rsidR="00EA01D4">
              <w:rPr>
                <w:rFonts w:cstheme="minorHAnsi"/>
                <w:color w:val="404040"/>
              </w:rPr>
              <w:t>2</w:t>
            </w:r>
          </w:p>
        </w:tc>
        <w:tc>
          <w:tcPr>
            <w:tcW w:w="0" w:type="dxa"/>
            <w:tcPrChange w:id="42" w:author="Mike Black" w:date="2023-02-02T09:42:00Z">
              <w:tcPr>
                <w:tcW w:w="0" w:type="dxa"/>
              </w:tcPr>
            </w:tcPrChange>
          </w:tcPr>
          <w:p w14:paraId="61AFCC25" w14:textId="3B9D6A3E"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sidRPr="00346EED">
              <w:rPr>
                <w:rFonts w:cstheme="minorHAnsi"/>
                <w:color w:val="404040"/>
              </w:rPr>
              <w:t>1.04</w:t>
            </w:r>
          </w:p>
        </w:tc>
        <w:tc>
          <w:tcPr>
            <w:tcW w:w="0" w:type="dxa"/>
            <w:tcPrChange w:id="43" w:author="Mike Black" w:date="2023-02-02T09:42:00Z">
              <w:tcPr>
                <w:tcW w:w="0" w:type="dxa"/>
              </w:tcPr>
            </w:tcPrChange>
          </w:tcPr>
          <w:p w14:paraId="32278518" w14:textId="210194FB" w:rsidR="00346EED" w:rsidRPr="00346EED" w:rsidRDefault="00346EED" w:rsidP="00773208">
            <w:pPr>
              <w:spacing w:line="480" w:lineRule="auto"/>
              <w:cnfStyle w:val="000000100000" w:firstRow="0" w:lastRow="0" w:firstColumn="0" w:lastColumn="0" w:oddVBand="0" w:evenVBand="0" w:oddHBand="1" w:evenHBand="0" w:firstRowFirstColumn="0" w:firstRowLastColumn="0" w:lastRowFirstColumn="0" w:lastRowLastColumn="0"/>
              <w:rPr>
                <w:rFonts w:cstheme="minorHAnsi"/>
                <w:color w:val="404040"/>
              </w:rPr>
            </w:pPr>
            <w:r w:rsidRPr="00346EED">
              <w:rPr>
                <w:rFonts w:cstheme="minorHAnsi"/>
                <w:color w:val="404040"/>
              </w:rPr>
              <w:t>1.</w:t>
            </w:r>
            <w:r w:rsidR="00EA01D4" w:rsidRPr="00346EED">
              <w:rPr>
                <w:rFonts w:cstheme="minorHAnsi"/>
                <w:color w:val="404040"/>
              </w:rPr>
              <w:t>1</w:t>
            </w:r>
            <w:r w:rsidR="00EA01D4">
              <w:rPr>
                <w:rFonts w:cstheme="minorHAnsi"/>
                <w:color w:val="404040"/>
              </w:rPr>
              <w:t>4</w:t>
            </w:r>
          </w:p>
        </w:tc>
      </w:tr>
      <w:tr w:rsidR="0032479B" w14:paraId="6F26AFA3" w14:textId="3129B27A" w:rsidTr="00C7427F">
        <w:trPr>
          <w:jc w:val="center"/>
        </w:trPr>
        <w:tc>
          <w:tcPr>
            <w:cnfStyle w:val="001000000000" w:firstRow="0" w:lastRow="0" w:firstColumn="1" w:lastColumn="0" w:oddVBand="0" w:evenVBand="0" w:oddHBand="0" w:evenHBand="0" w:firstRowFirstColumn="0" w:firstRowLastColumn="0" w:lastRowFirstColumn="0" w:lastRowLastColumn="0"/>
            <w:tcW w:w="0" w:type="dxa"/>
            <w:tcPrChange w:id="44" w:author="Mike Black" w:date="2023-02-02T09:42:00Z">
              <w:tcPr>
                <w:tcW w:w="0" w:type="dxa"/>
              </w:tcPr>
            </w:tcPrChange>
          </w:tcPr>
          <w:p w14:paraId="3809E4DE" w14:textId="1DC02B59" w:rsidR="0032479B" w:rsidRPr="00346EED" w:rsidRDefault="00D05823" w:rsidP="00773208">
            <w:pPr>
              <w:spacing w:line="480" w:lineRule="auto"/>
              <w:rPr>
                <w:rFonts w:cstheme="minorHAnsi"/>
              </w:rPr>
            </w:pPr>
            <w:r>
              <w:rPr>
                <w:rFonts w:cstheme="minorHAnsi"/>
              </w:rPr>
              <w:t>Scanner 4</w:t>
            </w:r>
          </w:p>
        </w:tc>
        <w:tc>
          <w:tcPr>
            <w:tcW w:w="0" w:type="dxa"/>
            <w:tcPrChange w:id="45" w:author="Mike Black" w:date="2023-02-02T09:42:00Z">
              <w:tcPr>
                <w:tcW w:w="0" w:type="dxa"/>
              </w:tcPr>
            </w:tcPrChange>
          </w:tcPr>
          <w:p w14:paraId="6E9DED51" w14:textId="54BD2D76" w:rsidR="0032479B" w:rsidRPr="00346EED"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2.</w:t>
            </w:r>
            <w:r w:rsidR="00EA01D4" w:rsidRPr="00346EED">
              <w:rPr>
                <w:rFonts w:cstheme="minorHAnsi"/>
                <w:color w:val="404040"/>
              </w:rPr>
              <w:t>0</w:t>
            </w:r>
            <w:r w:rsidR="00EA01D4">
              <w:rPr>
                <w:rFonts w:cstheme="minorHAnsi"/>
                <w:color w:val="404040"/>
              </w:rPr>
              <w:t>3</w:t>
            </w:r>
          </w:p>
        </w:tc>
        <w:tc>
          <w:tcPr>
            <w:tcW w:w="0" w:type="dxa"/>
            <w:tcPrChange w:id="46" w:author="Mike Black" w:date="2023-02-02T09:42:00Z">
              <w:tcPr>
                <w:tcW w:w="0" w:type="dxa"/>
              </w:tcPr>
            </w:tcPrChange>
          </w:tcPr>
          <w:p w14:paraId="3BA62002" w14:textId="7885DE42" w:rsidR="0032479B" w:rsidRPr="00346EED"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rPr>
            </w:pPr>
            <w:r w:rsidRPr="00346EED">
              <w:rPr>
                <w:rFonts w:cstheme="minorHAnsi"/>
                <w:color w:val="404040"/>
              </w:rPr>
              <w:t>1.</w:t>
            </w:r>
            <w:r w:rsidR="00EA01D4" w:rsidRPr="00346EED">
              <w:rPr>
                <w:rFonts w:cstheme="minorHAnsi"/>
                <w:color w:val="404040"/>
              </w:rPr>
              <w:t>6</w:t>
            </w:r>
            <w:r w:rsidR="00EA01D4">
              <w:rPr>
                <w:rFonts w:cstheme="minorHAnsi"/>
                <w:color w:val="404040"/>
              </w:rPr>
              <w:t>5</w:t>
            </w:r>
          </w:p>
        </w:tc>
        <w:tc>
          <w:tcPr>
            <w:tcW w:w="0" w:type="dxa"/>
            <w:tcPrChange w:id="47" w:author="Mike Black" w:date="2023-02-02T09:42:00Z">
              <w:tcPr>
                <w:tcW w:w="0" w:type="dxa"/>
              </w:tcPr>
            </w:tcPrChange>
          </w:tcPr>
          <w:p w14:paraId="5C8CD725" w14:textId="42AC7460" w:rsidR="0032479B" w:rsidRPr="0032479B"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2479B">
              <w:rPr>
                <w:rFonts w:cstheme="minorHAnsi"/>
                <w:color w:val="404040"/>
              </w:rPr>
              <w:t>1.</w:t>
            </w:r>
            <w:r w:rsidR="00EA01D4" w:rsidRPr="0032479B">
              <w:rPr>
                <w:rFonts w:cstheme="minorHAnsi"/>
                <w:color w:val="404040"/>
              </w:rPr>
              <w:t>5</w:t>
            </w:r>
            <w:r w:rsidR="00EA01D4">
              <w:rPr>
                <w:rFonts w:cstheme="minorHAnsi"/>
                <w:color w:val="404040"/>
              </w:rPr>
              <w:t>7</w:t>
            </w:r>
          </w:p>
        </w:tc>
        <w:tc>
          <w:tcPr>
            <w:tcW w:w="0" w:type="dxa"/>
            <w:tcPrChange w:id="48" w:author="Mike Black" w:date="2023-02-02T09:42:00Z">
              <w:tcPr>
                <w:tcW w:w="0" w:type="dxa"/>
              </w:tcPr>
            </w:tcPrChange>
          </w:tcPr>
          <w:p w14:paraId="27B0B41C" w14:textId="6CF95E04" w:rsidR="0032479B" w:rsidRPr="0032479B" w:rsidRDefault="0032479B" w:rsidP="00773208">
            <w:pPr>
              <w:spacing w:line="480" w:lineRule="auto"/>
              <w:cnfStyle w:val="000000000000" w:firstRow="0" w:lastRow="0" w:firstColumn="0" w:lastColumn="0" w:oddVBand="0" w:evenVBand="0" w:oddHBand="0" w:evenHBand="0" w:firstRowFirstColumn="0" w:firstRowLastColumn="0" w:lastRowFirstColumn="0" w:lastRowLastColumn="0"/>
              <w:rPr>
                <w:rFonts w:cstheme="minorHAnsi"/>
                <w:color w:val="404040"/>
              </w:rPr>
            </w:pPr>
            <w:r w:rsidRPr="0032479B">
              <w:rPr>
                <w:rFonts w:cstheme="minorHAnsi"/>
                <w:color w:val="404040"/>
              </w:rPr>
              <w:t>1.13</w:t>
            </w:r>
          </w:p>
        </w:tc>
      </w:tr>
    </w:tbl>
    <w:p w14:paraId="166F80B9" w14:textId="2C09B70C" w:rsidR="00DA1032" w:rsidRDefault="00DA1032" w:rsidP="00773208">
      <w:pPr>
        <w:spacing w:line="480" w:lineRule="auto"/>
      </w:pPr>
    </w:p>
    <w:p w14:paraId="4BB30A6E" w14:textId="085FBF63" w:rsidR="00EA01BA" w:rsidRDefault="00EA01BA" w:rsidP="002B61D2">
      <w:pPr>
        <w:pStyle w:val="Heading2"/>
        <w:spacing w:line="480" w:lineRule="auto"/>
      </w:pPr>
      <w:r>
        <w:t>3.3 – Sensitivity</w:t>
      </w:r>
      <w:r w:rsidR="003F6700">
        <w:t xml:space="preserve"> and Specificity</w:t>
      </w:r>
    </w:p>
    <w:p w14:paraId="0F2C49EA" w14:textId="7F21AC7F" w:rsidR="008C6970" w:rsidRDefault="00EA01BA" w:rsidP="002B61D2">
      <w:pPr>
        <w:spacing w:line="480" w:lineRule="auto"/>
      </w:pPr>
      <w:proofErr w:type="spellStart"/>
      <w:r>
        <w:t>Agatston</w:t>
      </w:r>
      <w:proofErr w:type="spellEnd"/>
      <w:r>
        <w:t xml:space="preserve"> scoring produces a false-negative </w:t>
      </w:r>
      <w:r w:rsidR="008C6970">
        <w:t>(CAC=0)</w:t>
      </w:r>
      <w:r>
        <w:t xml:space="preserve"> score whenever a region of interest containing some known calcium returns a CAC score of precisely zero (CAC=0). </w:t>
      </w:r>
      <w:r w:rsidR="00FC6C48">
        <w:t>Integrated calcium mass measures</w:t>
      </w:r>
      <w:r w:rsidR="00FC6C48" w:rsidRPr="00BF32E7">
        <w:t xml:space="preserve"> real </w:t>
      </w:r>
      <w:r w:rsidR="00FC6C48">
        <w:t xml:space="preserve">masses that can be </w:t>
      </w:r>
      <w:r w:rsidR="00FC6C48" w:rsidRPr="00BF32E7">
        <w:t xml:space="preserve">negative </w:t>
      </w:r>
      <w:r w:rsidR="00FC6C48">
        <w:t>or</w:t>
      </w:r>
      <w:r w:rsidR="00FC6C48" w:rsidRPr="00BF32E7">
        <w:t xml:space="preserve"> positive, so a </w:t>
      </w:r>
      <w:r w:rsidR="00EE376D">
        <w:t>false-negative (CAC=0) score</w:t>
      </w:r>
      <w:r w:rsidR="00FC6C48" w:rsidRPr="00BF32E7">
        <w:t xml:space="preserve"> was determined to be any mass calculation less than or equal to</w:t>
      </w:r>
      <w:r w:rsidR="008C6970">
        <w:t xml:space="preserve"> the mean integrated calcium mass of pure background, plus 1.5 standard deviations.</w:t>
      </w:r>
      <w:r w:rsidR="00EE376D">
        <w:t xml:space="preserve"> Likewise, a false-</w:t>
      </w:r>
      <w:r w:rsidR="00EE376D">
        <w:lastRenderedPageBreak/>
        <w:t>positive (CAC&gt;0) score was any mass calculation on pure background that was greater than the mean integrated calcium mass of pure background, 1.5 standard deviations.</w:t>
      </w:r>
      <w:r w:rsidR="008C6970">
        <w:t xml:space="preserve"> The additional standard deviation within the threshold helps avoid false-positive (CAC&gt;0) scores for regions with no calcium</w:t>
      </w:r>
      <w:r w:rsidR="00FC6C48" w:rsidRPr="00BF32E7">
        <w:t>.</w:t>
      </w:r>
      <w:r>
        <w:t xml:space="preserve"> Out of 360 total measured calcium regions, integrated calcium </w:t>
      </w:r>
      <w:r w:rsidR="00113F85">
        <w:t xml:space="preserve">mass </w:t>
      </w:r>
      <w:r>
        <w:t xml:space="preserve">produced </w:t>
      </w:r>
      <w:r w:rsidR="008C6970">
        <w:t xml:space="preserve">41 </w:t>
      </w:r>
      <w:r>
        <w:t xml:space="preserve">false-negative </w:t>
      </w:r>
      <w:r w:rsidR="008C6970">
        <w:t>(CAC=0)</w:t>
      </w:r>
      <w:r>
        <w:t xml:space="preserve"> scores, while </w:t>
      </w:r>
      <w:proofErr w:type="spellStart"/>
      <w:r>
        <w:t>Agatston</w:t>
      </w:r>
      <w:proofErr w:type="spellEnd"/>
      <w:r>
        <w:t xml:space="preserve"> scoring produced 10</w:t>
      </w:r>
      <w:r w:rsidR="008C6970">
        <w:t>3</w:t>
      </w:r>
      <w:r w:rsidRPr="00F63E7D">
        <w:t xml:space="preserve"> </w:t>
      </w:r>
      <w:r w:rsidR="008C6970">
        <w:t xml:space="preserve">false-negative (CAC=0) </w:t>
      </w:r>
      <w:r>
        <w:t xml:space="preserve">scores. Figure </w:t>
      </w:r>
      <w:r w:rsidR="00F93194">
        <w:t>8</w:t>
      </w:r>
      <w:r>
        <w:t xml:space="preserve"> shows the percentage of false-negative </w:t>
      </w:r>
      <w:r w:rsidR="00F93194">
        <w:t>(CAC=0</w:t>
      </w:r>
      <w:proofErr w:type="gramStart"/>
      <w:r w:rsidR="00F93194">
        <w:t>)</w:t>
      </w:r>
      <w:proofErr w:type="gramEnd"/>
      <w:r w:rsidR="00F93194">
        <w:t xml:space="preserve"> and false-positive (CAC&gt;0)</w:t>
      </w:r>
      <w:r>
        <w:t xml:space="preserve"> scores produced by both techniques. </w:t>
      </w:r>
      <w:r w:rsidRPr="008C6970">
        <w:t xml:space="preserve">Integrated calcium </w:t>
      </w:r>
      <w:r w:rsidR="00113F85" w:rsidRPr="008C6970">
        <w:t xml:space="preserve">mass </w:t>
      </w:r>
      <w:r w:rsidRPr="008C6970">
        <w:t xml:space="preserve">and </w:t>
      </w:r>
      <w:proofErr w:type="spellStart"/>
      <w:r w:rsidRPr="008C6970">
        <w:t>Agatston</w:t>
      </w:r>
      <w:proofErr w:type="spellEnd"/>
      <w:r w:rsidRPr="008C6970">
        <w:t xml:space="preserve"> scoring resulted in </w:t>
      </w:r>
      <w:r w:rsidR="008C6970">
        <w:t>15.000</w:t>
      </w:r>
      <w:r w:rsidRPr="008C6970">
        <w:t xml:space="preserve">% and </w:t>
      </w:r>
      <w:r w:rsidR="008C6970">
        <w:t>28.611</w:t>
      </w:r>
      <w:r w:rsidRPr="008C6970">
        <w:t>% false-negative</w:t>
      </w:r>
      <w:r>
        <w:t xml:space="preserve"> </w:t>
      </w:r>
      <w:r w:rsidR="006D28EA">
        <w:t>(CAC=0)</w:t>
      </w:r>
      <w:r>
        <w:t xml:space="preserve"> scores, respectively</w:t>
      </w:r>
      <w:r w:rsidR="008C6970">
        <w:t xml:space="preserve">. </w:t>
      </w:r>
      <w:r w:rsidR="008C6970" w:rsidRPr="008C6970">
        <w:t xml:space="preserve">Integrated calcium mass and </w:t>
      </w:r>
      <w:proofErr w:type="spellStart"/>
      <w:r w:rsidR="008C6970" w:rsidRPr="008C6970">
        <w:t>Agatston</w:t>
      </w:r>
      <w:proofErr w:type="spellEnd"/>
      <w:r w:rsidR="008C6970" w:rsidRPr="008C6970">
        <w:t xml:space="preserve"> scoring resulted in </w:t>
      </w:r>
      <w:r w:rsidR="008C6970">
        <w:t>0.0</w:t>
      </w:r>
      <w:r w:rsidR="008C6970" w:rsidRPr="008C6970">
        <w:t xml:space="preserve">% and </w:t>
      </w:r>
      <w:r w:rsidR="008C6970">
        <w:t>4.167</w:t>
      </w:r>
      <w:r w:rsidR="008C6970" w:rsidRPr="008C6970">
        <w:t>% false-</w:t>
      </w:r>
      <w:r w:rsidR="008C6970">
        <w:t xml:space="preserve">positive (CAC&gt;0) scores, respectively. Table 3 shows the percentage of false-negative and false-positive scores at various thresholds. </w:t>
      </w:r>
    </w:p>
    <w:p w14:paraId="61F655B2" w14:textId="77777777" w:rsidR="00EA01BA" w:rsidRDefault="00EA01BA" w:rsidP="002B61D2">
      <w:pPr>
        <w:spacing w:line="480" w:lineRule="auto"/>
      </w:pPr>
    </w:p>
    <w:p w14:paraId="424283D3" w14:textId="27A0A262" w:rsidR="00EA01BA" w:rsidRDefault="008C6970" w:rsidP="002B61D2">
      <w:pPr>
        <w:spacing w:line="480" w:lineRule="auto"/>
        <w:jc w:val="center"/>
      </w:pPr>
      <w:r>
        <w:rPr>
          <w:noProof/>
        </w:rPr>
        <w:lastRenderedPageBreak/>
        <w:drawing>
          <wp:inline distT="0" distB="0" distL="0" distR="0" wp14:anchorId="5824E961" wp14:editId="42DDBDC2">
            <wp:extent cx="5943600" cy="59436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CCC79FD" w14:textId="6EA7AFCD" w:rsidR="00E70B00" w:rsidRDefault="00EA01BA" w:rsidP="00E70B00">
      <w:pPr>
        <w:spacing w:line="480" w:lineRule="auto"/>
        <w:jc w:val="center"/>
      </w:pPr>
      <w:r w:rsidRPr="00E70B00">
        <w:rPr>
          <w:b/>
          <w:bCs/>
        </w:rPr>
        <w:t xml:space="preserve">Fig. </w:t>
      </w:r>
      <w:r w:rsidR="00BA3334" w:rsidRPr="00E70B00">
        <w:rPr>
          <w:b/>
          <w:bCs/>
        </w:rPr>
        <w:t>8</w:t>
      </w:r>
      <w:r w:rsidRPr="00E70B00">
        <w:t xml:space="preserve"> Shows the percentage of false-negative </w:t>
      </w:r>
      <w:r w:rsidR="00E70B00">
        <w:t xml:space="preserve">(CAC=0) </w:t>
      </w:r>
      <w:r w:rsidRPr="00E70B00">
        <w:t>scores</w:t>
      </w:r>
      <w:r w:rsidR="00E70B00">
        <w:t xml:space="preserve"> (A) and false-positive (CAC&gt;0) </w:t>
      </w:r>
      <w:proofErr w:type="spellStart"/>
      <w:r w:rsidR="00E70B00">
        <w:t>socres</w:t>
      </w:r>
      <w:proofErr w:type="spellEnd"/>
      <w:r w:rsidR="00E70B00">
        <w:t xml:space="preserve"> (B)</w:t>
      </w:r>
      <w:r w:rsidRPr="00E70B00">
        <w:t xml:space="preserve">, computed by integrated calcium </w:t>
      </w:r>
      <w:r w:rsidR="00113F85" w:rsidRPr="00E70B00">
        <w:t xml:space="preserve">mass </w:t>
      </w:r>
      <w:r w:rsidRPr="00E70B00">
        <w:t xml:space="preserve">(left) and </w:t>
      </w:r>
      <w:proofErr w:type="spellStart"/>
      <w:r w:rsidRPr="00E70B00">
        <w:t>Agatston</w:t>
      </w:r>
      <w:proofErr w:type="spellEnd"/>
      <w:r w:rsidRPr="00E70B00">
        <w:t xml:space="preserve"> scoring (right). Integrated calcium </w:t>
      </w:r>
      <w:r w:rsidR="00113F85" w:rsidRPr="00E70B00">
        <w:t xml:space="preserve">mass </w:t>
      </w:r>
      <w:r w:rsidRPr="00E70B00">
        <w:t xml:space="preserve">produced </w:t>
      </w:r>
      <w:r w:rsidR="00E70B00">
        <w:t xml:space="preserve">41 </w:t>
      </w:r>
      <w:r w:rsidRPr="00E70B00">
        <w:t xml:space="preserve">false-negative zero-CAC scores out of 360 total measurements. </w:t>
      </w:r>
      <w:proofErr w:type="spellStart"/>
      <w:r w:rsidRPr="00E70B00">
        <w:t>Agatston</w:t>
      </w:r>
      <w:proofErr w:type="spellEnd"/>
      <w:r w:rsidRPr="00E70B00">
        <w:t xml:space="preserve"> scoring produced 10</w:t>
      </w:r>
      <w:r w:rsidR="00E70B00">
        <w:t>3</w:t>
      </w:r>
      <w:r w:rsidRPr="00E70B00">
        <w:t xml:space="preserve"> false-negative zero-CAC scores out of 360 total measurements.</w:t>
      </w:r>
      <w:r w:rsidR="00E70B00">
        <w:t xml:space="preserve"> </w:t>
      </w:r>
      <w:r w:rsidR="00E70B00" w:rsidRPr="00E70B00">
        <w:t xml:space="preserve">Integrated calcium mass produced </w:t>
      </w:r>
      <w:r w:rsidR="00E70B00">
        <w:t xml:space="preserve">0 </w:t>
      </w:r>
      <w:r w:rsidR="00E70B00" w:rsidRPr="00E70B00">
        <w:t>false-</w:t>
      </w:r>
      <w:r w:rsidR="00E70B00">
        <w:t xml:space="preserve">positive (CAC=0) </w:t>
      </w:r>
      <w:r w:rsidR="00E70B00" w:rsidRPr="00E70B00">
        <w:t xml:space="preserve">scores out of </w:t>
      </w:r>
      <w:r w:rsidR="004A3936">
        <w:t>120</w:t>
      </w:r>
      <w:r w:rsidR="00E70B00" w:rsidRPr="00E70B00">
        <w:t xml:space="preserve"> total </w:t>
      </w:r>
      <w:r w:rsidR="00E70B00" w:rsidRPr="00E70B00">
        <w:lastRenderedPageBreak/>
        <w:t xml:space="preserve">measurements. </w:t>
      </w:r>
      <w:proofErr w:type="spellStart"/>
      <w:r w:rsidR="00E70B00" w:rsidRPr="00E70B00">
        <w:t>Agatston</w:t>
      </w:r>
      <w:proofErr w:type="spellEnd"/>
      <w:r w:rsidR="00E70B00" w:rsidRPr="00E70B00">
        <w:t xml:space="preserve"> scoring produced </w:t>
      </w:r>
      <w:r w:rsidR="004A3936">
        <w:t>5</w:t>
      </w:r>
      <w:r w:rsidR="00E70B00" w:rsidRPr="00E70B00">
        <w:t xml:space="preserve"> false-negative zero-CAC scores out of </w:t>
      </w:r>
      <w:r w:rsidR="004A3936">
        <w:t>120</w:t>
      </w:r>
      <w:r w:rsidR="00E70B00" w:rsidRPr="00E70B00">
        <w:t xml:space="preserve"> total measurements.</w:t>
      </w:r>
      <w:r w:rsidR="00E70B00">
        <w:t xml:space="preserve"> </w:t>
      </w:r>
    </w:p>
    <w:p w14:paraId="0838A1DF" w14:textId="42954DE6" w:rsidR="009268A9" w:rsidRDefault="009268A9" w:rsidP="00E70B00">
      <w:pPr>
        <w:spacing w:line="480" w:lineRule="auto"/>
        <w:jc w:val="center"/>
      </w:pPr>
    </w:p>
    <w:p w14:paraId="74DA5448" w14:textId="2CA81DE2" w:rsidR="00CA31B9" w:rsidRDefault="00CA31B9" w:rsidP="003E3EFD">
      <w:pPr>
        <w:spacing w:line="480" w:lineRule="auto"/>
      </w:pPr>
      <w:r w:rsidRPr="003E3EFD">
        <w:rPr>
          <w:b/>
          <w:bCs/>
        </w:rPr>
        <w:t>Table 3.</w:t>
      </w:r>
      <w:r>
        <w:t xml:space="preserve"> Percentage of false-negative (CAC=0) and false-positive (CAC&gt;0) scores for integrated calcium mass at various thresholds. </w:t>
      </w:r>
      <w:proofErr w:type="spellStart"/>
      <w:r>
        <w:t>Agatston</w:t>
      </w:r>
      <w:proofErr w:type="spellEnd"/>
      <w:r>
        <w:t xml:space="preserve"> scoring always uses exactly zero as a threshold.</w:t>
      </w:r>
    </w:p>
    <w:tbl>
      <w:tblPr>
        <w:tblStyle w:val="PlainTable2"/>
        <w:tblW w:w="0" w:type="auto"/>
        <w:tblLook w:val="04A0" w:firstRow="1" w:lastRow="0" w:firstColumn="1" w:lastColumn="0" w:noHBand="0" w:noVBand="1"/>
      </w:tblPr>
      <w:tblGrid>
        <w:gridCol w:w="2335"/>
        <w:gridCol w:w="1800"/>
        <w:gridCol w:w="1793"/>
        <w:gridCol w:w="1711"/>
        <w:gridCol w:w="1711"/>
      </w:tblGrid>
      <w:tr w:rsidR="009268A9" w14:paraId="7FBA50FA" w14:textId="77777777" w:rsidTr="003E3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082C429" w14:textId="77777777" w:rsidR="009268A9" w:rsidRDefault="009268A9" w:rsidP="009268A9">
            <w:pPr>
              <w:spacing w:line="480" w:lineRule="auto"/>
            </w:pPr>
          </w:p>
        </w:tc>
        <w:tc>
          <w:tcPr>
            <w:tcW w:w="3593" w:type="dxa"/>
            <w:gridSpan w:val="2"/>
          </w:tcPr>
          <w:p w14:paraId="2D3D8956" w14:textId="44D4A857" w:rsidR="009268A9" w:rsidRDefault="009268A9" w:rsidP="009268A9">
            <w:pPr>
              <w:spacing w:line="480" w:lineRule="auto"/>
              <w:cnfStyle w:val="100000000000" w:firstRow="1" w:lastRow="0" w:firstColumn="0" w:lastColumn="0" w:oddVBand="0" w:evenVBand="0" w:oddHBand="0" w:evenHBand="0" w:firstRowFirstColumn="0" w:firstRowLastColumn="0" w:lastRowFirstColumn="0" w:lastRowLastColumn="0"/>
            </w:pPr>
            <w:r>
              <w:t>Integrated</w:t>
            </w:r>
          </w:p>
        </w:tc>
        <w:tc>
          <w:tcPr>
            <w:tcW w:w="0" w:type="dxa"/>
            <w:gridSpan w:val="2"/>
          </w:tcPr>
          <w:p w14:paraId="6E3844F5" w14:textId="6F563B45" w:rsidR="009268A9" w:rsidRDefault="009268A9" w:rsidP="009268A9">
            <w:pPr>
              <w:spacing w:line="480" w:lineRule="auto"/>
              <w:cnfStyle w:val="100000000000" w:firstRow="1" w:lastRow="0" w:firstColumn="0" w:lastColumn="0" w:oddVBand="0" w:evenVBand="0" w:oddHBand="0" w:evenHBand="0" w:firstRowFirstColumn="0" w:firstRowLastColumn="0" w:lastRowFirstColumn="0" w:lastRowLastColumn="0"/>
            </w:pPr>
            <w:proofErr w:type="spellStart"/>
            <w:r>
              <w:t>Agatston</w:t>
            </w:r>
            <w:proofErr w:type="spellEnd"/>
          </w:p>
        </w:tc>
      </w:tr>
      <w:tr w:rsidR="009268A9" w14:paraId="37E51E88" w14:textId="00508284" w:rsidTr="003E3EF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335" w:type="dxa"/>
          </w:tcPr>
          <w:p w14:paraId="13E06E3E" w14:textId="274F6578" w:rsidR="009268A9" w:rsidRDefault="009268A9" w:rsidP="009268A9">
            <w:pPr>
              <w:spacing w:line="480" w:lineRule="auto"/>
            </w:pPr>
            <w:r>
              <w:t>Threshold</w:t>
            </w:r>
          </w:p>
        </w:tc>
        <w:tc>
          <w:tcPr>
            <w:tcW w:w="1800" w:type="dxa"/>
          </w:tcPr>
          <w:p w14:paraId="23F1F859" w14:textId="36CDF4EC"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False-Negative (%)</w:t>
            </w:r>
          </w:p>
        </w:tc>
        <w:tc>
          <w:tcPr>
            <w:tcW w:w="1793" w:type="dxa"/>
          </w:tcPr>
          <w:p w14:paraId="14D12E2D" w14:textId="3A5CCD0D"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False-Positive (%)</w:t>
            </w:r>
          </w:p>
        </w:tc>
        <w:tc>
          <w:tcPr>
            <w:tcW w:w="1711" w:type="dxa"/>
          </w:tcPr>
          <w:p w14:paraId="506C0599" w14:textId="0C1F14D9"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False-Negative (%)</w:t>
            </w:r>
          </w:p>
        </w:tc>
        <w:tc>
          <w:tcPr>
            <w:tcW w:w="1711" w:type="dxa"/>
          </w:tcPr>
          <w:p w14:paraId="2BABB73B" w14:textId="489AA062"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False-Positive (%)</w:t>
            </w:r>
          </w:p>
        </w:tc>
      </w:tr>
      <w:tr w:rsidR="009268A9" w14:paraId="6B6A4513" w14:textId="75A10B87" w:rsidTr="003E3EFD">
        <w:tc>
          <w:tcPr>
            <w:cnfStyle w:val="001000000000" w:firstRow="0" w:lastRow="0" w:firstColumn="1" w:lastColumn="0" w:oddVBand="0" w:evenVBand="0" w:oddHBand="0" w:evenHBand="0" w:firstRowFirstColumn="0" w:firstRowLastColumn="0" w:lastRowFirstColumn="0" w:lastRowLastColumn="0"/>
            <w:tcW w:w="2335" w:type="dxa"/>
          </w:tcPr>
          <w:p w14:paraId="6BD12B5C" w14:textId="321033B3" w:rsidR="009268A9" w:rsidRPr="003E3EFD" w:rsidRDefault="009268A9" w:rsidP="009268A9">
            <w:pPr>
              <w:spacing w:line="480" w:lineRule="auto"/>
              <w:rPr>
                <w:rFonts w:eastAsiaTheme="minorEastAsia"/>
              </w:rPr>
            </w:pPr>
            <m:oMathPara>
              <m:oMath>
                <m:r>
                  <m:rPr>
                    <m:sty m:val="bi"/>
                  </m:rPr>
                  <w:rPr>
                    <w:rFonts w:ascii="Cambria Math" w:hAnsi="Cambria Math"/>
                  </w:rPr>
                  <m:t>Mean</m:t>
                </m:r>
              </m:oMath>
            </m:oMathPara>
          </w:p>
        </w:tc>
        <w:tc>
          <w:tcPr>
            <w:tcW w:w="1800" w:type="dxa"/>
          </w:tcPr>
          <w:p w14:paraId="52794E19" w14:textId="5343160E"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6.944</w:t>
            </w:r>
          </w:p>
        </w:tc>
        <w:tc>
          <w:tcPr>
            <w:tcW w:w="1793" w:type="dxa"/>
          </w:tcPr>
          <w:p w14:paraId="12B601A8" w14:textId="72A240E8"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53.333</w:t>
            </w:r>
          </w:p>
        </w:tc>
        <w:tc>
          <w:tcPr>
            <w:tcW w:w="1711" w:type="dxa"/>
          </w:tcPr>
          <w:p w14:paraId="6618D98D" w14:textId="5F6C1A3A"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28.611</w:t>
            </w:r>
          </w:p>
        </w:tc>
        <w:tc>
          <w:tcPr>
            <w:tcW w:w="1711" w:type="dxa"/>
          </w:tcPr>
          <w:p w14:paraId="3E443201" w14:textId="14013D89"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4.167</w:t>
            </w:r>
          </w:p>
        </w:tc>
      </w:tr>
      <w:tr w:rsidR="009268A9" w14:paraId="3DCB35FE" w14:textId="593F22DC"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E8C8D6" w14:textId="781BE997" w:rsidR="009268A9" w:rsidRDefault="009268A9" w:rsidP="009268A9">
            <w:pPr>
              <w:spacing w:line="480" w:lineRule="auto"/>
            </w:pPr>
            <m:oMathPara>
              <m:oMath>
                <m:r>
                  <m:rPr>
                    <m:sty m:val="bi"/>
                  </m:rPr>
                  <w:rPr>
                    <w:rFonts w:ascii="Cambria Math" w:hAnsi="Cambria Math"/>
                  </w:rPr>
                  <m:t xml:space="preserve">Mean + 0.5 </m:t>
                </m:r>
                <m:r>
                  <m:rPr>
                    <m:sty m:val="b"/>
                  </m:rPr>
                  <w:rPr>
                    <w:rFonts w:ascii="Cambria Math" w:hAnsi="Cambria Math"/>
                  </w:rPr>
                  <m:t>×</m:t>
                </m:r>
                <m:r>
                  <m:rPr>
                    <m:sty m:val="bi"/>
                  </m:rPr>
                  <w:rPr>
                    <w:rFonts w:ascii="Cambria Math" w:hAnsi="Cambria Math"/>
                  </w:rPr>
                  <m:t xml:space="preserve"> std</m:t>
                </m:r>
              </m:oMath>
            </m:oMathPara>
          </w:p>
        </w:tc>
        <w:tc>
          <w:tcPr>
            <w:tcW w:w="1800" w:type="dxa"/>
          </w:tcPr>
          <w:p w14:paraId="0B6D98FB" w14:textId="11C1EE6A"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8.611</w:t>
            </w:r>
          </w:p>
        </w:tc>
        <w:tc>
          <w:tcPr>
            <w:tcW w:w="1793" w:type="dxa"/>
          </w:tcPr>
          <w:p w14:paraId="0692837E" w14:textId="1081D542"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15.000</w:t>
            </w:r>
          </w:p>
        </w:tc>
        <w:tc>
          <w:tcPr>
            <w:tcW w:w="1711" w:type="dxa"/>
          </w:tcPr>
          <w:p w14:paraId="6D6604B1" w14:textId="42264B84"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28.611</w:t>
            </w:r>
          </w:p>
        </w:tc>
        <w:tc>
          <w:tcPr>
            <w:tcW w:w="1711" w:type="dxa"/>
          </w:tcPr>
          <w:p w14:paraId="66292B3C" w14:textId="522BE849"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4.167</w:t>
            </w:r>
          </w:p>
        </w:tc>
      </w:tr>
      <w:tr w:rsidR="009268A9" w14:paraId="0A93B9BF"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53DC5DF1" w14:textId="2651FB60" w:rsidR="009268A9" w:rsidRDefault="009268A9" w:rsidP="009268A9">
            <w:pPr>
              <w:spacing w:line="480" w:lineRule="auto"/>
              <w:rPr>
                <w:rFonts w:ascii="Calibri" w:eastAsia="Calibri" w:hAnsi="Calibri" w:cs="Times New Roman"/>
              </w:rPr>
            </w:pPr>
            <m:oMathPara>
              <m:oMath>
                <m:r>
                  <m:rPr>
                    <m:sty m:val="bi"/>
                  </m:rPr>
                  <w:rPr>
                    <w:rFonts w:ascii="Cambria Math" w:hAnsi="Cambria Math"/>
                  </w:rPr>
                  <m:t xml:space="preserve">Mean + 1.0 </m:t>
                </m:r>
                <m:r>
                  <m:rPr>
                    <m:sty m:val="b"/>
                  </m:rPr>
                  <w:rPr>
                    <w:rFonts w:ascii="Cambria Math" w:hAnsi="Cambria Math"/>
                  </w:rPr>
                  <m:t>×</m:t>
                </m:r>
                <m:r>
                  <m:rPr>
                    <m:sty m:val="bi"/>
                  </m:rPr>
                  <w:rPr>
                    <w:rFonts w:ascii="Cambria Math" w:hAnsi="Cambria Math"/>
                  </w:rPr>
                  <m:t xml:space="preserve"> std</m:t>
                </m:r>
              </m:oMath>
            </m:oMathPara>
          </w:p>
        </w:tc>
        <w:tc>
          <w:tcPr>
            <w:tcW w:w="1800" w:type="dxa"/>
          </w:tcPr>
          <w:p w14:paraId="480CD2BF" w14:textId="3E6CA743"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11.389</w:t>
            </w:r>
          </w:p>
        </w:tc>
        <w:tc>
          <w:tcPr>
            <w:tcW w:w="1793" w:type="dxa"/>
          </w:tcPr>
          <w:p w14:paraId="2EFDCE51" w14:textId="2FC074BB"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1.667</w:t>
            </w:r>
          </w:p>
        </w:tc>
        <w:tc>
          <w:tcPr>
            <w:tcW w:w="0" w:type="dxa"/>
          </w:tcPr>
          <w:p w14:paraId="59E0C69A" w14:textId="3C139194"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28.611</w:t>
            </w:r>
          </w:p>
        </w:tc>
        <w:tc>
          <w:tcPr>
            <w:tcW w:w="0" w:type="dxa"/>
          </w:tcPr>
          <w:p w14:paraId="1F2FDF3C" w14:textId="55C4C0E4"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4.167</w:t>
            </w:r>
          </w:p>
        </w:tc>
      </w:tr>
      <w:tr w:rsidR="009268A9" w14:paraId="57AE8CEB" w14:textId="546C8A6B" w:rsidTr="003E3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E3141C" w14:textId="1D160A68" w:rsidR="009268A9" w:rsidRPr="003E3EFD" w:rsidRDefault="009268A9" w:rsidP="009268A9">
            <w:pPr>
              <w:spacing w:line="480" w:lineRule="auto"/>
              <w:rPr>
                <w:rFonts w:eastAsiaTheme="minorEastAsia"/>
              </w:rPr>
            </w:pPr>
            <m:oMathPara>
              <m:oMath>
                <m:r>
                  <m:rPr>
                    <m:sty m:val="bi"/>
                  </m:rPr>
                  <w:rPr>
                    <w:rFonts w:ascii="Cambria Math" w:hAnsi="Cambria Math"/>
                  </w:rPr>
                  <m:t xml:space="preserve">Mean + 1.5 </m:t>
                </m:r>
                <m:r>
                  <m:rPr>
                    <m:sty m:val="b"/>
                  </m:rPr>
                  <w:rPr>
                    <w:rFonts w:ascii="Cambria Math" w:hAnsi="Cambria Math"/>
                  </w:rPr>
                  <m:t>×</m:t>
                </m:r>
                <m:r>
                  <m:rPr>
                    <m:sty m:val="bi"/>
                  </m:rPr>
                  <w:rPr>
                    <w:rFonts w:ascii="Cambria Math" w:hAnsi="Cambria Math"/>
                  </w:rPr>
                  <m:t xml:space="preserve"> std</m:t>
                </m:r>
              </m:oMath>
            </m:oMathPara>
          </w:p>
        </w:tc>
        <w:tc>
          <w:tcPr>
            <w:tcW w:w="1800" w:type="dxa"/>
          </w:tcPr>
          <w:p w14:paraId="1D8750EA" w14:textId="75506540"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15.000</w:t>
            </w:r>
          </w:p>
        </w:tc>
        <w:tc>
          <w:tcPr>
            <w:tcW w:w="1793" w:type="dxa"/>
          </w:tcPr>
          <w:p w14:paraId="6B37D335" w14:textId="4200E075"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0.000</w:t>
            </w:r>
          </w:p>
        </w:tc>
        <w:tc>
          <w:tcPr>
            <w:tcW w:w="1711" w:type="dxa"/>
          </w:tcPr>
          <w:p w14:paraId="08F4129C" w14:textId="0F9A79E1"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28.611</w:t>
            </w:r>
          </w:p>
        </w:tc>
        <w:tc>
          <w:tcPr>
            <w:tcW w:w="1711" w:type="dxa"/>
          </w:tcPr>
          <w:p w14:paraId="6306FABE" w14:textId="34427951" w:rsidR="009268A9" w:rsidRDefault="009268A9" w:rsidP="009268A9">
            <w:pPr>
              <w:spacing w:line="480" w:lineRule="auto"/>
              <w:cnfStyle w:val="000000100000" w:firstRow="0" w:lastRow="0" w:firstColumn="0" w:lastColumn="0" w:oddVBand="0" w:evenVBand="0" w:oddHBand="1" w:evenHBand="0" w:firstRowFirstColumn="0" w:firstRowLastColumn="0" w:lastRowFirstColumn="0" w:lastRowLastColumn="0"/>
            </w:pPr>
            <w:r>
              <w:t>4.167</w:t>
            </w:r>
          </w:p>
        </w:tc>
      </w:tr>
      <w:tr w:rsidR="009268A9" w14:paraId="77B869AD" w14:textId="77777777" w:rsidTr="003E3EFD">
        <w:tc>
          <w:tcPr>
            <w:cnfStyle w:val="001000000000" w:firstRow="0" w:lastRow="0" w:firstColumn="1" w:lastColumn="0" w:oddVBand="0" w:evenVBand="0" w:oddHBand="0" w:evenHBand="0" w:firstRowFirstColumn="0" w:firstRowLastColumn="0" w:lastRowFirstColumn="0" w:lastRowLastColumn="0"/>
            <w:tcW w:w="0" w:type="dxa"/>
          </w:tcPr>
          <w:p w14:paraId="6B2A926E" w14:textId="4859CCE0" w:rsidR="009268A9" w:rsidRDefault="009268A9" w:rsidP="009268A9">
            <w:pPr>
              <w:spacing w:line="480" w:lineRule="auto"/>
              <w:rPr>
                <w:rFonts w:ascii="Calibri" w:eastAsia="Calibri" w:hAnsi="Calibri" w:cs="Times New Roman"/>
              </w:rPr>
            </w:pPr>
            <m:oMathPara>
              <m:oMath>
                <m:r>
                  <m:rPr>
                    <m:sty m:val="bi"/>
                  </m:rPr>
                  <w:rPr>
                    <w:rFonts w:ascii="Cambria Math" w:hAnsi="Cambria Math"/>
                  </w:rPr>
                  <m:t xml:space="preserve">Mean + 2.0 </m:t>
                </m:r>
                <m:r>
                  <m:rPr>
                    <m:sty m:val="b"/>
                  </m:rPr>
                  <w:rPr>
                    <w:rFonts w:ascii="Cambria Math" w:hAnsi="Cambria Math"/>
                  </w:rPr>
                  <m:t>×</m:t>
                </m:r>
                <m:r>
                  <m:rPr>
                    <m:sty m:val="bi"/>
                  </m:rPr>
                  <w:rPr>
                    <w:rFonts w:ascii="Cambria Math" w:hAnsi="Cambria Math"/>
                  </w:rPr>
                  <m:t xml:space="preserve"> std</m:t>
                </m:r>
              </m:oMath>
            </m:oMathPara>
          </w:p>
        </w:tc>
        <w:tc>
          <w:tcPr>
            <w:tcW w:w="1800" w:type="dxa"/>
          </w:tcPr>
          <w:p w14:paraId="5B407394" w14:textId="482436E9"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16.667</w:t>
            </w:r>
          </w:p>
        </w:tc>
        <w:tc>
          <w:tcPr>
            <w:tcW w:w="1793" w:type="dxa"/>
          </w:tcPr>
          <w:p w14:paraId="529EEB14" w14:textId="0C057108"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0.000</w:t>
            </w:r>
          </w:p>
        </w:tc>
        <w:tc>
          <w:tcPr>
            <w:tcW w:w="0" w:type="dxa"/>
          </w:tcPr>
          <w:p w14:paraId="35AD30D6" w14:textId="2E35F0D0"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28.611</w:t>
            </w:r>
          </w:p>
        </w:tc>
        <w:tc>
          <w:tcPr>
            <w:tcW w:w="0" w:type="dxa"/>
          </w:tcPr>
          <w:p w14:paraId="50376206" w14:textId="66643254" w:rsidR="009268A9" w:rsidRDefault="009268A9" w:rsidP="009268A9">
            <w:pPr>
              <w:spacing w:line="480" w:lineRule="auto"/>
              <w:cnfStyle w:val="000000000000" w:firstRow="0" w:lastRow="0" w:firstColumn="0" w:lastColumn="0" w:oddVBand="0" w:evenVBand="0" w:oddHBand="0" w:evenHBand="0" w:firstRowFirstColumn="0" w:firstRowLastColumn="0" w:lastRowFirstColumn="0" w:lastRowLastColumn="0"/>
            </w:pPr>
            <w:r>
              <w:t>4.167</w:t>
            </w:r>
          </w:p>
        </w:tc>
      </w:tr>
    </w:tbl>
    <w:p w14:paraId="19E47CE3" w14:textId="77777777" w:rsidR="008C6970" w:rsidRDefault="008C6970" w:rsidP="002B61D2">
      <w:pPr>
        <w:spacing w:line="480" w:lineRule="auto"/>
        <w:jc w:val="center"/>
      </w:pPr>
    </w:p>
    <w:p w14:paraId="438800BC" w14:textId="0A28BD7B" w:rsidR="008C6970" w:rsidRDefault="008C6970" w:rsidP="003E3EFD">
      <w:pPr>
        <w:spacing w:line="480" w:lineRule="auto"/>
      </w:pPr>
      <w:r>
        <w:t>Figure 9 shows two different images (Fig. 9A and Fig. 9B) which contain false-negative (CAC=0) scores. Fig. 9A shows an insert (blue arrow) that produced a</w:t>
      </w:r>
      <w:r w:rsidRPr="00262869">
        <w:t xml:space="preserve"> </w:t>
      </w:r>
      <w:r>
        <w:t xml:space="preserve">false-negative (CAC=0) score for both </w:t>
      </w:r>
      <w:proofErr w:type="spellStart"/>
      <w:r>
        <w:t>Agatston</w:t>
      </w:r>
      <w:proofErr w:type="spellEnd"/>
      <w:r>
        <w:t xml:space="preserve"> scoring and integrated calcium mass. Fig. 9B shows a calcium insert (red arrow) that produced a false-negative (CAC=0) score for only </w:t>
      </w:r>
      <w:proofErr w:type="spellStart"/>
      <w:r>
        <w:t>Agatston</w:t>
      </w:r>
      <w:proofErr w:type="spellEnd"/>
      <w:r>
        <w:t xml:space="preserve"> scoring.</w:t>
      </w:r>
    </w:p>
    <w:p w14:paraId="158E4982" w14:textId="148E3D98" w:rsidR="001323FC" w:rsidRDefault="001323FC" w:rsidP="002B61D2">
      <w:pPr>
        <w:spacing w:line="480" w:lineRule="auto"/>
        <w:jc w:val="center"/>
      </w:pPr>
    </w:p>
    <w:p w14:paraId="77724F78" w14:textId="4FDA02A4" w:rsidR="008376CC" w:rsidRDefault="00745F78" w:rsidP="008376CC">
      <w:pPr>
        <w:spacing w:line="480" w:lineRule="auto"/>
        <w:jc w:val="center"/>
      </w:pPr>
      <w:r>
        <w:rPr>
          <w:noProof/>
        </w:rPr>
        <w:drawing>
          <wp:inline distT="0" distB="0" distL="0" distR="0" wp14:anchorId="79A43C18" wp14:editId="2DDC0DAB">
            <wp:extent cx="5143352" cy="256529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21368" t="24058" r="21221" b="25035"/>
                    <a:stretch/>
                  </pic:blipFill>
                  <pic:spPr bwMode="auto">
                    <a:xfrm>
                      <a:off x="0" y="0"/>
                      <a:ext cx="5220188" cy="2603617"/>
                    </a:xfrm>
                    <a:prstGeom prst="rect">
                      <a:avLst/>
                    </a:prstGeom>
                    <a:ln>
                      <a:noFill/>
                    </a:ln>
                    <a:extLst>
                      <a:ext uri="{53640926-AAD7-44D8-BBD7-CCE9431645EC}">
                        <a14:shadowObscured xmlns:a14="http://schemas.microsoft.com/office/drawing/2010/main"/>
                      </a:ext>
                    </a:extLst>
                  </pic:spPr>
                </pic:pic>
              </a:graphicData>
            </a:graphic>
          </wp:inline>
        </w:drawing>
      </w:r>
    </w:p>
    <w:p w14:paraId="775F9697" w14:textId="442849DE" w:rsidR="008376CC" w:rsidRDefault="008376CC" w:rsidP="008376CC">
      <w:pPr>
        <w:spacing w:line="480" w:lineRule="auto"/>
        <w:jc w:val="center"/>
      </w:pPr>
      <w:r w:rsidRPr="008D4640">
        <w:rPr>
          <w:b/>
          <w:bCs/>
        </w:rPr>
        <w:t xml:space="preserve">Fig. </w:t>
      </w:r>
      <w:r w:rsidR="00BA3334">
        <w:rPr>
          <w:b/>
          <w:bCs/>
        </w:rPr>
        <w:t>9</w:t>
      </w:r>
      <w:r w:rsidRPr="006F2DEB">
        <w:t xml:space="preserve"> </w:t>
      </w:r>
      <w:r w:rsidR="00B562AF">
        <w:t>Shows</w:t>
      </w:r>
      <w:r w:rsidR="00B562AF" w:rsidRPr="00B562AF">
        <w:t xml:space="preserve"> two different images </w:t>
      </w:r>
      <w:r w:rsidR="00734138">
        <w:t>containing</w:t>
      </w:r>
      <w:r w:rsidR="00B562AF" w:rsidRPr="00B562AF">
        <w:t xml:space="preserve"> false-negative </w:t>
      </w:r>
      <w:r w:rsidR="00734138">
        <w:t>(CAC=0)</w:t>
      </w:r>
      <w:r w:rsidR="00B562AF" w:rsidRPr="00B562AF">
        <w:t xml:space="preserve"> scores</w:t>
      </w:r>
      <w:r w:rsidR="00745F78">
        <w:t>.</w:t>
      </w:r>
      <w:r w:rsidR="00B562AF" w:rsidRPr="00B562AF">
        <w:t xml:space="preserve"> Fig. </w:t>
      </w:r>
      <w:r w:rsidR="00734138">
        <w:t>9</w:t>
      </w:r>
      <w:r w:rsidR="00B562AF" w:rsidRPr="00B562AF">
        <w:t xml:space="preserve">A </w:t>
      </w:r>
      <w:r w:rsidR="00745F78">
        <w:t xml:space="preserve">(blue arrow) </w:t>
      </w:r>
      <w:r w:rsidR="00B562AF" w:rsidRPr="00B562AF">
        <w:t>show</w:t>
      </w:r>
      <w:r w:rsidR="00745F78">
        <w:t>s</w:t>
      </w:r>
      <w:r w:rsidR="00B562AF" w:rsidRPr="00B562AF">
        <w:t xml:space="preserve"> an insert that produced a</w:t>
      </w:r>
      <w:r w:rsidR="00262869">
        <w:t xml:space="preserve"> false-negative</w:t>
      </w:r>
      <w:r w:rsidR="00B562AF" w:rsidRPr="00B562AF">
        <w:t xml:space="preserve"> </w:t>
      </w:r>
      <w:r w:rsidR="00734138">
        <w:t>(CAC=0)</w:t>
      </w:r>
      <w:r w:rsidR="00B562AF" w:rsidRPr="00B562AF">
        <w:t xml:space="preserve"> score for both </w:t>
      </w:r>
      <w:proofErr w:type="spellStart"/>
      <w:r w:rsidR="00B562AF" w:rsidRPr="00B562AF">
        <w:t>Agatston</w:t>
      </w:r>
      <w:proofErr w:type="spellEnd"/>
      <w:r w:rsidR="00B562AF" w:rsidRPr="00B562AF">
        <w:t xml:space="preserve"> scoring and integrated calcium mass. Fig. </w:t>
      </w:r>
      <w:r w:rsidR="00734138">
        <w:t>9</w:t>
      </w:r>
      <w:r w:rsidR="00745F78">
        <w:t xml:space="preserve">B (red arrow) </w:t>
      </w:r>
      <w:r w:rsidR="00B562AF" w:rsidRPr="00B562AF">
        <w:t>show</w:t>
      </w:r>
      <w:r w:rsidR="00745F78">
        <w:t>s</w:t>
      </w:r>
      <w:r w:rsidR="00B562AF" w:rsidRPr="00B562AF">
        <w:t xml:space="preserve"> a calcium insert that produced a</w:t>
      </w:r>
      <w:r w:rsidR="00262869">
        <w:t xml:space="preserve"> false-negative</w:t>
      </w:r>
      <w:r w:rsidR="00B562AF" w:rsidRPr="00B562AF">
        <w:t xml:space="preserve"> </w:t>
      </w:r>
      <w:r w:rsidR="00734138">
        <w:t>(CAC=0)</w:t>
      </w:r>
      <w:r w:rsidR="00B562AF" w:rsidRPr="00B562AF">
        <w:t xml:space="preserve"> score for only </w:t>
      </w:r>
      <w:proofErr w:type="spellStart"/>
      <w:r w:rsidR="00B562AF" w:rsidRPr="00B562AF">
        <w:t>Agatston</w:t>
      </w:r>
      <w:proofErr w:type="spellEnd"/>
      <w:r w:rsidR="00B562AF" w:rsidRPr="00B562AF">
        <w:t xml:space="preserve"> scoring.</w:t>
      </w:r>
      <w:r w:rsidR="00B12832">
        <w:t xml:space="preserve"> Window: 400, Level: 40.</w:t>
      </w:r>
    </w:p>
    <w:p w14:paraId="2FDD9ADB" w14:textId="77777777" w:rsidR="001323FC" w:rsidRDefault="001323FC" w:rsidP="002B61D2">
      <w:pPr>
        <w:spacing w:line="480" w:lineRule="auto"/>
        <w:jc w:val="center"/>
      </w:pPr>
    </w:p>
    <w:p w14:paraId="1498F9C7" w14:textId="77777777" w:rsidR="00EA01BA" w:rsidRPr="00EA01BA" w:rsidRDefault="00EA01BA" w:rsidP="002B61D2">
      <w:pPr>
        <w:spacing w:line="480" w:lineRule="auto"/>
      </w:pPr>
    </w:p>
    <w:p w14:paraId="6DC1F060" w14:textId="5D55F854" w:rsidR="004B322F" w:rsidRDefault="004B322F" w:rsidP="002B61D2">
      <w:pPr>
        <w:pStyle w:val="Heading2"/>
        <w:spacing w:line="480" w:lineRule="auto"/>
      </w:pPr>
      <w:r>
        <w:t>3.4 – Robustness</w:t>
      </w:r>
    </w:p>
    <w:p w14:paraId="3B0305F2" w14:textId="29B410C9" w:rsidR="00D622F5" w:rsidRDefault="00D622F5" w:rsidP="002B61D2">
      <w:pPr>
        <w:spacing w:line="480" w:lineRule="auto"/>
      </w:pPr>
      <w:r>
        <w:t xml:space="preserve">Slice thickness (Fig. </w:t>
      </w:r>
      <w:r w:rsidR="00144F44">
        <w:t>1</w:t>
      </w:r>
      <w:r w:rsidR="00676216">
        <w:t>0</w:t>
      </w:r>
      <w:r>
        <w:t xml:space="preserve">), tube voltage (Fig. </w:t>
      </w:r>
      <w:r w:rsidR="00B946A6">
        <w:t>1</w:t>
      </w:r>
      <w:r w:rsidR="00676216">
        <w:t>1</w:t>
      </w:r>
      <w:r>
        <w:t>), tube current time product (</w:t>
      </w:r>
      <w:r w:rsidR="00DA7C1E">
        <w:t xml:space="preserve">Table </w:t>
      </w:r>
      <w:r w:rsidR="00CA31B9">
        <w:t>4</w:t>
      </w:r>
      <w:r>
        <w:t>), and field-of-view (</w:t>
      </w:r>
      <w:r w:rsidR="00DA7C1E">
        <w:t xml:space="preserve">Table </w:t>
      </w:r>
      <w:r w:rsidR="00CA31B9">
        <w:t>4</w:t>
      </w:r>
      <w:r>
        <w:t xml:space="preserve">) were adjusted to measure the robustness of both calcium scoring techniques. </w:t>
      </w:r>
      <w:r w:rsidR="000D1382">
        <w:t xml:space="preserve">The Siemens </w:t>
      </w:r>
      <w:r w:rsidR="000D1382" w:rsidRPr="000D1382">
        <w:t xml:space="preserve">SOMATOM Flash </w:t>
      </w:r>
      <w:r w:rsidR="000D1382">
        <w:t>(Dynamic) scanner was used for the robustness study. Each acquisition was acquired under normal conditions</w:t>
      </w:r>
      <w:r w:rsidR="00CA31B9">
        <w:t>,</w:t>
      </w:r>
      <w:r w:rsidR="000D1382">
        <w:t xml:space="preserve"> </w:t>
      </w:r>
      <w:r w:rsidR="00256F7F">
        <w:t xml:space="preserve">as shown in Table 1, </w:t>
      </w:r>
      <w:r w:rsidR="000D1382">
        <w:t xml:space="preserve">with only one variable (slice thickness, tube voltage, tube current time product, and field of view) subject to change per study. </w:t>
      </w:r>
      <w:r>
        <w:t xml:space="preserve">RMSE, RMSD, and R-correlation values were computed for each adjusted parameter </w:t>
      </w:r>
      <w:r>
        <w:lastRenderedPageBreak/>
        <w:t xml:space="preserve">and calcium scoring technique. The </w:t>
      </w:r>
      <w:r w:rsidR="00CA31B9">
        <w:t>best-fit</w:t>
      </w:r>
      <w:r>
        <w:t xml:space="preserve"> line, r-correlation, RMSE, and RMSD values are plotted </w:t>
      </w:r>
      <w:r w:rsidR="005A7350">
        <w:t>with</w:t>
      </w:r>
      <w:r>
        <w:t xml:space="preserve">in each figure (Fig. </w:t>
      </w:r>
      <w:r w:rsidR="00144F44">
        <w:t>1</w:t>
      </w:r>
      <w:r w:rsidR="00676216">
        <w:t xml:space="preserve">0 </w:t>
      </w:r>
      <w:r w:rsidR="00B946A6">
        <w:t>and 1</w:t>
      </w:r>
      <w:r w:rsidR="00676216">
        <w:t>1</w:t>
      </w:r>
      <w:r>
        <w:t xml:space="preserve">). </w:t>
      </w:r>
    </w:p>
    <w:p w14:paraId="123C89D5" w14:textId="77777777" w:rsidR="00D622F5" w:rsidRDefault="00D622F5" w:rsidP="002B61D2">
      <w:pPr>
        <w:spacing w:line="480" w:lineRule="auto"/>
      </w:pPr>
    </w:p>
    <w:p w14:paraId="564302AA" w14:textId="36A4E753" w:rsidR="009B58F8" w:rsidRDefault="00364512" w:rsidP="002B61D2">
      <w:pPr>
        <w:spacing w:line="480" w:lineRule="auto"/>
        <w:jc w:val="center"/>
      </w:pPr>
      <w:r>
        <w:rPr>
          <w:noProof/>
        </w:rPr>
        <w:drawing>
          <wp:inline distT="0" distB="0" distL="0" distR="0" wp14:anchorId="51E1A567" wp14:editId="73BC8DE8">
            <wp:extent cx="5080000" cy="3810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A152B0" w14:textId="7BF4B539" w:rsidR="00D622F5" w:rsidRDefault="00D622F5" w:rsidP="002B61D2">
      <w:pPr>
        <w:spacing w:line="480" w:lineRule="auto"/>
        <w:jc w:val="center"/>
      </w:pPr>
      <w:r w:rsidRPr="008D48AC">
        <w:rPr>
          <w:b/>
          <w:bCs/>
        </w:rPr>
        <w:t xml:space="preserve">Fig. </w:t>
      </w:r>
      <w:r w:rsidR="00144F44">
        <w:rPr>
          <w:b/>
          <w:bCs/>
        </w:rPr>
        <w:t>1</w:t>
      </w:r>
      <w:r w:rsidR="00BA3334">
        <w:rPr>
          <w:b/>
          <w:bCs/>
        </w:rPr>
        <w:t>0</w:t>
      </w:r>
      <w:r>
        <w:t xml:space="preserve"> Shows accuracy measurements </w:t>
      </w:r>
      <w:r w:rsidR="00E07676">
        <w:t>of</w:t>
      </w:r>
      <w:r>
        <w:t xml:space="preserve"> different slice thicknesses for the integrated calcium </w:t>
      </w:r>
      <w:r w:rsidR="00113F85">
        <w:t xml:space="preserve">mass </w:t>
      </w:r>
      <w:r>
        <w:t xml:space="preserve">technique (A and B) and the </w:t>
      </w:r>
      <w:proofErr w:type="spellStart"/>
      <w:r>
        <w:t>Agatston</w:t>
      </w:r>
      <w:proofErr w:type="spellEnd"/>
      <w:r>
        <w:t xml:space="preserve"> scoring technique (C and D). A slice thickness of 1 mm (A and C) and 2 mm (B and D) was used. </w:t>
      </w:r>
      <w:r w:rsidRPr="00900F66">
        <w:rPr>
          <w:rFonts w:eastAsiaTheme="majorEastAsia"/>
        </w:rPr>
        <w:t>R</w:t>
      </w:r>
      <w:r w:rsidR="00B247C8">
        <w:rPr>
          <w:rFonts w:eastAsiaTheme="majorEastAsia"/>
        </w:rPr>
        <w:t>-</w:t>
      </w:r>
      <w:r w:rsidRPr="00900F66">
        <w:rPr>
          <w:rFonts w:eastAsiaTheme="majorEastAsia"/>
        </w:rPr>
        <w:t>correlation, root mean squared error, and root mean squared deviation values</w:t>
      </w:r>
      <w:r>
        <w:t xml:space="preserve"> are shown within each graph.</w:t>
      </w:r>
    </w:p>
    <w:p w14:paraId="201CF22E" w14:textId="118384D0" w:rsidR="00D622F5" w:rsidRDefault="00D622F5" w:rsidP="002B61D2">
      <w:pPr>
        <w:spacing w:line="480" w:lineRule="auto"/>
        <w:jc w:val="center"/>
      </w:pPr>
    </w:p>
    <w:p w14:paraId="7D8AD894" w14:textId="7E31F2B9" w:rsidR="00D622F5" w:rsidRDefault="00364512" w:rsidP="002B61D2">
      <w:pPr>
        <w:spacing w:line="480" w:lineRule="auto"/>
        <w:jc w:val="center"/>
      </w:pPr>
      <w:r>
        <w:rPr>
          <w:noProof/>
        </w:rPr>
        <w:lastRenderedPageBreak/>
        <w:drawing>
          <wp:inline distT="0" distB="0" distL="0" distR="0" wp14:anchorId="507B64A6" wp14:editId="36ED1934">
            <wp:extent cx="5080000" cy="381000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041A7FB8" w14:textId="75D95379" w:rsidR="00A22530" w:rsidRDefault="00D622F5" w:rsidP="002B61D2">
      <w:pPr>
        <w:spacing w:line="480" w:lineRule="auto"/>
        <w:jc w:val="center"/>
      </w:pPr>
      <w:r w:rsidRPr="008D48AC">
        <w:rPr>
          <w:b/>
          <w:bCs/>
        </w:rPr>
        <w:t xml:space="preserve">Fig. </w:t>
      </w:r>
      <w:r w:rsidR="00B946A6">
        <w:rPr>
          <w:b/>
          <w:bCs/>
        </w:rPr>
        <w:t>1</w:t>
      </w:r>
      <w:r w:rsidR="00BA3334">
        <w:rPr>
          <w:b/>
          <w:bCs/>
        </w:rPr>
        <w:t>1</w:t>
      </w:r>
      <w:r>
        <w:t xml:space="preserve"> Shows accuracy measurements </w:t>
      </w:r>
      <w:r w:rsidR="00E07676">
        <w:t>of</w:t>
      </w:r>
      <w:r>
        <w:t xml:space="preserve"> different tube </w:t>
      </w:r>
      <w:r w:rsidR="00BE3FC6">
        <w:t>voltage</w:t>
      </w:r>
      <w:r w:rsidR="00DA7C1E">
        <w:t>s</w:t>
      </w:r>
      <w:r>
        <w:t xml:space="preserve"> for the integrated calcium </w:t>
      </w:r>
      <w:r w:rsidR="00113F85">
        <w:t xml:space="preserve">mass </w:t>
      </w:r>
      <w:r>
        <w:t xml:space="preserve">technique (A and B) and the </w:t>
      </w:r>
      <w:proofErr w:type="spellStart"/>
      <w:r>
        <w:t>Agatston</w:t>
      </w:r>
      <w:proofErr w:type="spellEnd"/>
      <w:r>
        <w:t xml:space="preserve"> scoring technique (C and D). A tube </w:t>
      </w:r>
      <w:r w:rsidR="00D05823">
        <w:t>voltage</w:t>
      </w:r>
      <w:r>
        <w:t xml:space="preserve"> of 100 kV (A and C) and 80 kV (B and D) was used. </w:t>
      </w:r>
      <w:r w:rsidRPr="00900F66">
        <w:rPr>
          <w:rFonts w:eastAsiaTheme="majorEastAsia"/>
        </w:rPr>
        <w:t>R</w:t>
      </w:r>
      <w:r w:rsidR="00B247C8">
        <w:rPr>
          <w:rFonts w:eastAsiaTheme="majorEastAsia"/>
        </w:rPr>
        <w:t>-</w:t>
      </w:r>
      <w:r w:rsidRPr="00900F66">
        <w:rPr>
          <w:rFonts w:eastAsiaTheme="majorEastAsia"/>
        </w:rPr>
        <w:t>correlation, root mean squared error, and root mean squared deviation values</w:t>
      </w:r>
      <w:r>
        <w:t xml:space="preserve"> are shown within each graph.</w:t>
      </w:r>
    </w:p>
    <w:p w14:paraId="276E722A" w14:textId="531E6F54" w:rsidR="00A22530" w:rsidRDefault="00A22530" w:rsidP="002B61D2">
      <w:pPr>
        <w:spacing w:line="480" w:lineRule="auto"/>
        <w:jc w:val="center"/>
      </w:pPr>
    </w:p>
    <w:p w14:paraId="51A1BA96" w14:textId="0C27088C" w:rsidR="00A22530" w:rsidRDefault="00A22530" w:rsidP="002B61D2">
      <w:pPr>
        <w:spacing w:line="480" w:lineRule="auto"/>
        <w:jc w:val="center"/>
      </w:pPr>
    </w:p>
    <w:p w14:paraId="7CC7B91D" w14:textId="77777777" w:rsidR="00A22530" w:rsidRDefault="00A22530" w:rsidP="002B61D2">
      <w:pPr>
        <w:spacing w:line="480" w:lineRule="auto"/>
        <w:jc w:val="center"/>
      </w:pPr>
    </w:p>
    <w:p w14:paraId="557867E4" w14:textId="77777777" w:rsidR="004527CA" w:rsidRDefault="004527CA" w:rsidP="002B61D2">
      <w:pPr>
        <w:spacing w:line="480" w:lineRule="auto"/>
        <w:jc w:val="center"/>
      </w:pPr>
    </w:p>
    <w:p w14:paraId="32264183" w14:textId="2D644E42" w:rsidR="00D05823" w:rsidRDefault="00D05823" w:rsidP="00265344">
      <w:pPr>
        <w:spacing w:line="480" w:lineRule="auto"/>
        <w:jc w:val="both"/>
      </w:pPr>
      <w:r w:rsidRPr="0006516A">
        <w:rPr>
          <w:b/>
          <w:bCs/>
        </w:rPr>
        <w:t xml:space="preserve">Table </w:t>
      </w:r>
      <w:r w:rsidR="00CA31B9">
        <w:rPr>
          <w:b/>
          <w:bCs/>
        </w:rPr>
        <w:t>4</w:t>
      </w:r>
      <w:r w:rsidR="009744F4">
        <w:t>. Parameters (tube current time product and field-of-view) were adjusted</w:t>
      </w:r>
      <w:r w:rsidR="00B413C3">
        <w:t xml:space="preserve">. </w:t>
      </w:r>
      <w:r w:rsidR="00E174AF">
        <w:t>Both calcium</w:t>
      </w:r>
      <w:r w:rsidR="009744F4">
        <w:t xml:space="preserve"> scoring</w:t>
      </w:r>
      <w:r w:rsidR="00B413C3">
        <w:t xml:space="preserve"> techniques were used to calculate </w:t>
      </w:r>
      <w:r w:rsidR="00E174AF">
        <w:t>and compare mass</w:t>
      </w:r>
      <w:r w:rsidR="00B413C3">
        <w:t xml:space="preserve"> against known mass. Accuracy (RMSE) and precision measurements (RMSD) are shown</w:t>
      </w:r>
      <w:r w:rsidR="009B4D36">
        <w:t>.</w:t>
      </w:r>
    </w:p>
    <w:tbl>
      <w:tblPr>
        <w:tblStyle w:val="PlainTable2"/>
        <w:tblpPr w:leftFromText="180" w:rightFromText="180" w:horzAnchor="margin" w:tblpXSpec="center" w:tblpY="-266"/>
        <w:tblW w:w="9990" w:type="dxa"/>
        <w:tblLook w:val="04A0" w:firstRow="1" w:lastRow="0" w:firstColumn="1" w:lastColumn="0" w:noHBand="0" w:noVBand="1"/>
      </w:tblPr>
      <w:tblGrid>
        <w:gridCol w:w="1721"/>
        <w:gridCol w:w="1693"/>
        <w:gridCol w:w="1072"/>
        <w:gridCol w:w="1118"/>
        <w:gridCol w:w="1815"/>
        <w:gridCol w:w="1039"/>
        <w:gridCol w:w="1532"/>
      </w:tblGrid>
      <w:tr w:rsidR="003B3198" w14:paraId="558AE555" w14:textId="282B3963" w:rsidTr="003E3EF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dxa"/>
          </w:tcPr>
          <w:p w14:paraId="6AB6153C" w14:textId="4AD4DF94" w:rsidR="003B3198" w:rsidRPr="00D05823" w:rsidRDefault="003B3198" w:rsidP="00773208">
            <w:pPr>
              <w:spacing w:line="480" w:lineRule="auto"/>
              <w:rPr>
                <w:b w:val="0"/>
                <w:bCs w:val="0"/>
              </w:rPr>
            </w:pPr>
            <w:r w:rsidRPr="00D05823">
              <w:lastRenderedPageBreak/>
              <w:t>Parameter</w:t>
            </w:r>
          </w:p>
        </w:tc>
        <w:tc>
          <w:tcPr>
            <w:tcW w:w="0" w:type="dxa"/>
          </w:tcPr>
          <w:p w14:paraId="66599854" w14:textId="72ACEA13"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C</w:t>
            </w:r>
            <w:r>
              <w:t>AC</w:t>
            </w:r>
            <w:r w:rsidRPr="00D05823">
              <w:t xml:space="preserve"> Technique</w:t>
            </w:r>
          </w:p>
        </w:tc>
        <w:tc>
          <w:tcPr>
            <w:tcW w:w="0" w:type="dxa"/>
          </w:tcPr>
          <w:p w14:paraId="1635C02F" w14:textId="3DDD5A3E"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RMSE</w:t>
            </w:r>
          </w:p>
        </w:tc>
        <w:tc>
          <w:tcPr>
            <w:tcW w:w="0" w:type="dxa"/>
          </w:tcPr>
          <w:p w14:paraId="271A939B" w14:textId="6FDBD3BD"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RMSD</w:t>
            </w:r>
          </w:p>
        </w:tc>
        <w:tc>
          <w:tcPr>
            <w:tcW w:w="0" w:type="dxa"/>
          </w:tcPr>
          <w:p w14:paraId="419D748E" w14:textId="5F56E3FB"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D05823">
              <w:t>R-Correlation</w:t>
            </w:r>
          </w:p>
        </w:tc>
        <w:tc>
          <w:tcPr>
            <w:tcW w:w="0" w:type="dxa"/>
          </w:tcPr>
          <w:p w14:paraId="44900248" w14:textId="7F3835C4" w:rsidR="003B3198" w:rsidRPr="00D05823" w:rsidRDefault="003B3198" w:rsidP="0077320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Best-Fit-Line Slope</w:t>
            </w:r>
          </w:p>
        </w:tc>
        <w:tc>
          <w:tcPr>
            <w:tcW w:w="0" w:type="dxa"/>
          </w:tcPr>
          <w:p w14:paraId="1D4548B5" w14:textId="459BF6D1" w:rsidR="003B3198" w:rsidRDefault="003B3198" w:rsidP="003B3198">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t>Best-Fit-Line Intercept</w:t>
            </w:r>
          </w:p>
        </w:tc>
      </w:tr>
      <w:tr w:rsidR="009A3C80" w14:paraId="02B5BC66" w14:textId="06031502" w:rsidTr="003E3EFD">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dxa"/>
            <w:vMerge w:val="restart"/>
          </w:tcPr>
          <w:p w14:paraId="4C8CC180" w14:textId="6901EC32" w:rsidR="009A3C80" w:rsidRDefault="009A3C80" w:rsidP="00773208">
            <w:pPr>
              <w:spacing w:line="480" w:lineRule="auto"/>
            </w:pPr>
            <w:r>
              <w:t xml:space="preserve">Tube Current Time Product: 22 </w:t>
            </w:r>
            <w:proofErr w:type="spellStart"/>
            <w:r>
              <w:t>mAs</w:t>
            </w:r>
            <w:proofErr w:type="spellEnd"/>
          </w:p>
        </w:tc>
        <w:tc>
          <w:tcPr>
            <w:tcW w:w="0" w:type="dxa"/>
          </w:tcPr>
          <w:p w14:paraId="4EE81A40" w14:textId="1600F512"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0" w:type="dxa"/>
          </w:tcPr>
          <w:p w14:paraId="3943DF6B" w14:textId="2A738F06"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1.91</w:t>
            </w:r>
          </w:p>
        </w:tc>
        <w:tc>
          <w:tcPr>
            <w:tcW w:w="0" w:type="dxa"/>
          </w:tcPr>
          <w:p w14:paraId="7BDEE15C" w14:textId="2E42A588"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1.05</w:t>
            </w:r>
          </w:p>
        </w:tc>
        <w:tc>
          <w:tcPr>
            <w:tcW w:w="0" w:type="dxa"/>
          </w:tcPr>
          <w:p w14:paraId="3078904B" w14:textId="4DD52FC4"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0.99</w:t>
            </w:r>
          </w:p>
        </w:tc>
        <w:tc>
          <w:tcPr>
            <w:tcW w:w="0" w:type="dxa"/>
          </w:tcPr>
          <w:p w14:paraId="1AF10104" w14:textId="6001D2BD" w:rsidR="009A3C80" w:rsidRPr="004527CA"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rPr>
                <w:rFonts w:eastAsiaTheme="minorEastAsia"/>
              </w:rPr>
            </w:pPr>
            <m:oMathPara>
              <m:oMathParaPr>
                <m:jc m:val="left"/>
              </m:oMathParaPr>
              <m:oMath>
                <m:r>
                  <w:rPr>
                    <w:rFonts w:ascii="Cambria Math" w:hAnsi="Cambria Math"/>
                  </w:rPr>
                  <m:t>0.93</m:t>
                </m:r>
              </m:oMath>
            </m:oMathPara>
          </w:p>
        </w:tc>
        <w:tc>
          <w:tcPr>
            <w:tcW w:w="0" w:type="dxa"/>
          </w:tcPr>
          <w:p w14:paraId="3F49AB9E" w14:textId="126BFE38" w:rsidR="003B3198" w:rsidRPr="003B3198" w:rsidRDefault="009A3C80" w:rsidP="009A3C80">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left"/>
              </m:oMathParaPr>
              <m:oMath>
                <m:r>
                  <w:rPr>
                    <w:rFonts w:ascii="Cambria Math" w:hAnsi="Cambria Math"/>
                  </w:rPr>
                  <m:t>0.68</m:t>
                </m:r>
              </m:oMath>
            </m:oMathPara>
          </w:p>
        </w:tc>
      </w:tr>
      <w:tr w:rsidR="009A3C80" w14:paraId="4E6B6069" w14:textId="0849A797" w:rsidTr="003E3EFD">
        <w:trPr>
          <w:trHeight w:val="551"/>
        </w:trPr>
        <w:tc>
          <w:tcPr>
            <w:cnfStyle w:val="001000000000" w:firstRow="0" w:lastRow="0" w:firstColumn="1" w:lastColumn="0" w:oddVBand="0" w:evenVBand="0" w:oddHBand="0" w:evenHBand="0" w:firstRowFirstColumn="0" w:firstRowLastColumn="0" w:lastRowFirstColumn="0" w:lastRowLastColumn="0"/>
            <w:tcW w:w="0" w:type="dxa"/>
            <w:vMerge/>
          </w:tcPr>
          <w:p w14:paraId="110946E3" w14:textId="77777777" w:rsidR="009A3C80" w:rsidRDefault="009A3C80" w:rsidP="00773208">
            <w:pPr>
              <w:spacing w:line="480" w:lineRule="auto"/>
            </w:pPr>
          </w:p>
        </w:tc>
        <w:tc>
          <w:tcPr>
            <w:tcW w:w="0" w:type="dxa"/>
          </w:tcPr>
          <w:p w14:paraId="2BF11DED" w14:textId="1B6A1698"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proofErr w:type="spellStart"/>
            <w:r>
              <w:t>Agatston</w:t>
            </w:r>
            <w:proofErr w:type="spellEnd"/>
          </w:p>
        </w:tc>
        <w:tc>
          <w:tcPr>
            <w:tcW w:w="0" w:type="dxa"/>
          </w:tcPr>
          <w:p w14:paraId="5C15E510" w14:textId="40FE90F3"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1.97</w:t>
            </w:r>
          </w:p>
        </w:tc>
        <w:tc>
          <w:tcPr>
            <w:tcW w:w="0" w:type="dxa"/>
          </w:tcPr>
          <w:p w14:paraId="4F017A18" w14:textId="010B9086"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1.24</w:t>
            </w:r>
          </w:p>
        </w:tc>
        <w:tc>
          <w:tcPr>
            <w:tcW w:w="0" w:type="dxa"/>
          </w:tcPr>
          <w:p w14:paraId="06B5B80C" w14:textId="33B41AC7"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0.99</w:t>
            </w:r>
          </w:p>
        </w:tc>
        <w:tc>
          <w:tcPr>
            <w:tcW w:w="0" w:type="dxa"/>
          </w:tcPr>
          <w:p w14:paraId="3EDEC321" w14:textId="498CC3F9" w:rsidR="009A3C80" w:rsidRPr="004527CA"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0.95</m:t>
                </m:r>
              </m:oMath>
            </m:oMathPara>
          </w:p>
        </w:tc>
        <w:tc>
          <w:tcPr>
            <w:tcW w:w="0" w:type="dxa"/>
          </w:tcPr>
          <w:p w14:paraId="0CAF0182" w14:textId="7532E510" w:rsidR="009A3C80" w:rsidRPr="003B3198" w:rsidRDefault="009A3C80" w:rsidP="009A3C80">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m:oMathPara>
              <m:oMathParaPr>
                <m:jc m:val="left"/>
              </m:oMathParaPr>
              <m:oMath>
                <m:r>
                  <w:rPr>
                    <w:rFonts w:ascii="Cambria Math" w:hAnsi="Cambria Math"/>
                  </w:rPr>
                  <m:t>-0.07</m:t>
                </m:r>
              </m:oMath>
            </m:oMathPara>
          </w:p>
        </w:tc>
      </w:tr>
      <w:tr w:rsidR="009A3C80" w14:paraId="3196D31C" w14:textId="30D98DCD" w:rsidTr="003E3EF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dxa"/>
            <w:vMerge w:val="restart"/>
          </w:tcPr>
          <w:p w14:paraId="085E7889" w14:textId="03BB235D" w:rsidR="009A3C80" w:rsidRDefault="009A3C80" w:rsidP="00773208">
            <w:pPr>
              <w:spacing w:line="480" w:lineRule="auto"/>
            </w:pPr>
            <w:r>
              <w:t xml:space="preserve">Tube Current Time Product: 34 </w:t>
            </w:r>
            <w:proofErr w:type="spellStart"/>
            <w:r>
              <w:t>mAs</w:t>
            </w:r>
            <w:proofErr w:type="spellEnd"/>
          </w:p>
        </w:tc>
        <w:tc>
          <w:tcPr>
            <w:tcW w:w="0" w:type="dxa"/>
          </w:tcPr>
          <w:p w14:paraId="2B42D1D3" w14:textId="24AA22DA"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0" w:type="dxa"/>
          </w:tcPr>
          <w:p w14:paraId="3D784C04" w14:textId="384705DE"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1.57</w:t>
            </w:r>
          </w:p>
        </w:tc>
        <w:tc>
          <w:tcPr>
            <w:tcW w:w="0" w:type="dxa"/>
          </w:tcPr>
          <w:p w14:paraId="4B09106A" w14:textId="17B8EA65"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0.99</w:t>
            </w:r>
          </w:p>
        </w:tc>
        <w:tc>
          <w:tcPr>
            <w:tcW w:w="0" w:type="dxa"/>
          </w:tcPr>
          <w:p w14:paraId="35C79FFB" w14:textId="2C04E8E1"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0.99</w:t>
            </w:r>
          </w:p>
        </w:tc>
        <w:tc>
          <w:tcPr>
            <w:tcW w:w="0" w:type="dxa"/>
          </w:tcPr>
          <w:p w14:paraId="65052C4A" w14:textId="5035AFA8" w:rsidR="009A3C80" w:rsidRPr="004527CA"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 xml:space="preserve">0.95 </m:t>
                </m:r>
              </m:oMath>
            </m:oMathPara>
          </w:p>
        </w:tc>
        <w:tc>
          <w:tcPr>
            <w:tcW w:w="0" w:type="dxa"/>
          </w:tcPr>
          <w:p w14:paraId="2521C671" w14:textId="7A130708" w:rsidR="009A3C80" w:rsidRPr="003B3198" w:rsidRDefault="009A3C80" w:rsidP="009A3C80">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m:oMathPara>
              <m:oMathParaPr>
                <m:jc m:val="left"/>
              </m:oMathParaPr>
              <m:oMath>
                <m:r>
                  <w:rPr>
                    <w:rFonts w:ascii="Cambria Math" w:hAnsi="Cambria Math"/>
                  </w:rPr>
                  <m:t>0.75</m:t>
                </m:r>
              </m:oMath>
            </m:oMathPara>
          </w:p>
        </w:tc>
      </w:tr>
      <w:tr w:rsidR="009A3C80" w14:paraId="2EED26F1" w14:textId="1BC6B625" w:rsidTr="003E3EFD">
        <w:trPr>
          <w:trHeight w:val="654"/>
        </w:trPr>
        <w:tc>
          <w:tcPr>
            <w:cnfStyle w:val="001000000000" w:firstRow="0" w:lastRow="0" w:firstColumn="1" w:lastColumn="0" w:oddVBand="0" w:evenVBand="0" w:oddHBand="0" w:evenHBand="0" w:firstRowFirstColumn="0" w:firstRowLastColumn="0" w:lastRowFirstColumn="0" w:lastRowLastColumn="0"/>
            <w:tcW w:w="0" w:type="dxa"/>
            <w:vMerge/>
          </w:tcPr>
          <w:p w14:paraId="022D9678" w14:textId="77777777" w:rsidR="009A3C80" w:rsidRDefault="009A3C80" w:rsidP="00773208">
            <w:pPr>
              <w:spacing w:line="480" w:lineRule="auto"/>
            </w:pPr>
          </w:p>
        </w:tc>
        <w:tc>
          <w:tcPr>
            <w:tcW w:w="0" w:type="dxa"/>
          </w:tcPr>
          <w:p w14:paraId="29F21D09" w14:textId="2E07D00D"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proofErr w:type="spellStart"/>
            <w:r>
              <w:t>Agatston</w:t>
            </w:r>
            <w:proofErr w:type="spellEnd"/>
          </w:p>
        </w:tc>
        <w:tc>
          <w:tcPr>
            <w:tcW w:w="0" w:type="dxa"/>
          </w:tcPr>
          <w:p w14:paraId="4850B8E4" w14:textId="36A09646"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1.76</w:t>
            </w:r>
          </w:p>
        </w:tc>
        <w:tc>
          <w:tcPr>
            <w:tcW w:w="0" w:type="dxa"/>
          </w:tcPr>
          <w:p w14:paraId="5BD1CC68" w14:textId="49B1D7E4"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1.17</w:t>
            </w:r>
          </w:p>
        </w:tc>
        <w:tc>
          <w:tcPr>
            <w:tcW w:w="0" w:type="dxa"/>
          </w:tcPr>
          <w:p w14:paraId="1A9B99DC" w14:textId="46B42536"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0.99</w:t>
            </w:r>
          </w:p>
        </w:tc>
        <w:tc>
          <w:tcPr>
            <w:tcW w:w="0" w:type="dxa"/>
          </w:tcPr>
          <w:p w14:paraId="78F4C7A2" w14:textId="2AF70031" w:rsidR="009A3C80" w:rsidRPr="004527CA"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 xml:space="preserve">0.95 </m:t>
                </m:r>
              </m:oMath>
            </m:oMathPara>
          </w:p>
        </w:tc>
        <w:tc>
          <w:tcPr>
            <w:tcW w:w="0" w:type="dxa"/>
          </w:tcPr>
          <w:p w14:paraId="31465BCB" w14:textId="10C78072" w:rsidR="009A3C80" w:rsidRPr="003B3198" w:rsidRDefault="009A3C80" w:rsidP="009A3C80">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m:oMathPara>
              <m:oMathParaPr>
                <m:jc m:val="left"/>
              </m:oMathParaPr>
              <m:oMath>
                <m:r>
                  <w:rPr>
                    <w:rFonts w:ascii="Cambria Math" w:hAnsi="Cambria Math"/>
                  </w:rPr>
                  <m:t>-0.06</m:t>
                </m:r>
              </m:oMath>
            </m:oMathPara>
          </w:p>
        </w:tc>
      </w:tr>
      <w:tr w:rsidR="009A3C80" w14:paraId="13F4E317" w14:textId="733C56FB" w:rsidTr="003E3EF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dxa"/>
            <w:vMerge w:val="restart"/>
          </w:tcPr>
          <w:p w14:paraId="4304CE3C" w14:textId="0F812AFD" w:rsidR="009A3C80" w:rsidRDefault="009A3C80" w:rsidP="00773208">
            <w:pPr>
              <w:spacing w:line="480" w:lineRule="auto"/>
            </w:pPr>
            <w:r>
              <w:t>Field-of-View: 200 mm</w:t>
            </w:r>
          </w:p>
        </w:tc>
        <w:tc>
          <w:tcPr>
            <w:tcW w:w="0" w:type="dxa"/>
          </w:tcPr>
          <w:p w14:paraId="2A68B49B" w14:textId="0B22A9AD"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0" w:type="dxa"/>
          </w:tcPr>
          <w:p w14:paraId="0DE56BDD" w14:textId="60CF202E"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3.02</w:t>
            </w:r>
          </w:p>
        </w:tc>
        <w:tc>
          <w:tcPr>
            <w:tcW w:w="0" w:type="dxa"/>
          </w:tcPr>
          <w:p w14:paraId="3567B0B0" w14:textId="05127063"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0.88</w:t>
            </w:r>
          </w:p>
        </w:tc>
        <w:tc>
          <w:tcPr>
            <w:tcW w:w="0" w:type="dxa"/>
          </w:tcPr>
          <w:p w14:paraId="65F21AA4" w14:textId="2F6E3A1E"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0.99</w:t>
            </w:r>
          </w:p>
        </w:tc>
        <w:tc>
          <w:tcPr>
            <w:tcW w:w="0" w:type="dxa"/>
          </w:tcPr>
          <w:p w14:paraId="29D44286" w14:textId="36C4B6EE" w:rsidR="009A3C80" w:rsidRPr="004527CA"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 xml:space="preserve">0.90 </m:t>
                </m:r>
              </m:oMath>
            </m:oMathPara>
          </w:p>
        </w:tc>
        <w:tc>
          <w:tcPr>
            <w:tcW w:w="0" w:type="dxa"/>
          </w:tcPr>
          <w:p w14:paraId="6CE1CC06" w14:textId="56842E2E" w:rsidR="009A3C80" w:rsidRPr="003B3198" w:rsidRDefault="009A3C80" w:rsidP="009A3C80">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m:oMathPara>
              <m:oMathParaPr>
                <m:jc m:val="left"/>
              </m:oMathParaPr>
              <m:oMath>
                <m:r>
                  <w:rPr>
                    <w:rFonts w:ascii="Cambria Math" w:hAnsi="Cambria Math"/>
                  </w:rPr>
                  <m:t>0.02</m:t>
                </m:r>
              </m:oMath>
            </m:oMathPara>
          </w:p>
        </w:tc>
      </w:tr>
      <w:tr w:rsidR="009A3C80" w14:paraId="04987F92" w14:textId="2D5CF14D" w:rsidTr="003E3EFD">
        <w:trPr>
          <w:trHeight w:val="654"/>
        </w:trPr>
        <w:tc>
          <w:tcPr>
            <w:cnfStyle w:val="001000000000" w:firstRow="0" w:lastRow="0" w:firstColumn="1" w:lastColumn="0" w:oddVBand="0" w:evenVBand="0" w:oddHBand="0" w:evenHBand="0" w:firstRowFirstColumn="0" w:firstRowLastColumn="0" w:lastRowFirstColumn="0" w:lastRowLastColumn="0"/>
            <w:tcW w:w="0" w:type="dxa"/>
            <w:vMerge/>
          </w:tcPr>
          <w:p w14:paraId="79D39143" w14:textId="77777777" w:rsidR="009A3C80" w:rsidRDefault="009A3C80" w:rsidP="00773208">
            <w:pPr>
              <w:spacing w:line="480" w:lineRule="auto"/>
            </w:pPr>
          </w:p>
        </w:tc>
        <w:tc>
          <w:tcPr>
            <w:tcW w:w="0" w:type="dxa"/>
          </w:tcPr>
          <w:p w14:paraId="44789F6A" w14:textId="4BD406BF"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proofErr w:type="spellStart"/>
            <w:r>
              <w:t>Agatston</w:t>
            </w:r>
            <w:proofErr w:type="spellEnd"/>
          </w:p>
        </w:tc>
        <w:tc>
          <w:tcPr>
            <w:tcW w:w="0" w:type="dxa"/>
          </w:tcPr>
          <w:p w14:paraId="62888AE2" w14:textId="33AA9A6F"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2.23</w:t>
            </w:r>
          </w:p>
        </w:tc>
        <w:tc>
          <w:tcPr>
            <w:tcW w:w="0" w:type="dxa"/>
          </w:tcPr>
          <w:p w14:paraId="2B44F717" w14:textId="32F3633A"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1.03</w:t>
            </w:r>
          </w:p>
        </w:tc>
        <w:tc>
          <w:tcPr>
            <w:tcW w:w="0" w:type="dxa"/>
          </w:tcPr>
          <w:p w14:paraId="0FC7F1EB" w14:textId="3E3265D0"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0.99</w:t>
            </w:r>
          </w:p>
        </w:tc>
        <w:tc>
          <w:tcPr>
            <w:tcW w:w="0" w:type="dxa"/>
          </w:tcPr>
          <w:p w14:paraId="22E43277" w14:textId="5BB56E81" w:rsidR="009A3C80" w:rsidRPr="004527CA"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 xml:space="preserve">0.96 </m:t>
                </m:r>
              </m:oMath>
            </m:oMathPara>
          </w:p>
        </w:tc>
        <w:tc>
          <w:tcPr>
            <w:tcW w:w="0" w:type="dxa"/>
          </w:tcPr>
          <w:p w14:paraId="61A1D8D5" w14:textId="452677F2" w:rsidR="009A3C80" w:rsidRPr="003B3198" w:rsidRDefault="009A3C80" w:rsidP="009A3C80">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m:oMathPara>
              <m:oMathParaPr>
                <m:jc m:val="left"/>
              </m:oMathParaPr>
              <m:oMath>
                <m:r>
                  <w:rPr>
                    <w:rFonts w:ascii="Cambria Math" w:hAnsi="Cambria Math"/>
                  </w:rPr>
                  <m:t>-1.08</m:t>
                </m:r>
              </m:oMath>
            </m:oMathPara>
          </w:p>
        </w:tc>
      </w:tr>
      <w:tr w:rsidR="009A3C80" w14:paraId="1AF32865" w14:textId="1908569F" w:rsidTr="003E3EF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0" w:type="dxa"/>
            <w:vMerge w:val="restart"/>
          </w:tcPr>
          <w:p w14:paraId="352D5C59" w14:textId="65DFFBE2" w:rsidR="009A3C80" w:rsidRDefault="009A3C80" w:rsidP="00773208">
            <w:pPr>
              <w:spacing w:line="480" w:lineRule="auto"/>
            </w:pPr>
            <w:r>
              <w:t>Field-of-View: 320 mm</w:t>
            </w:r>
          </w:p>
        </w:tc>
        <w:tc>
          <w:tcPr>
            <w:tcW w:w="0" w:type="dxa"/>
          </w:tcPr>
          <w:p w14:paraId="283C8C4A" w14:textId="2013B05F"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Integrated</w:t>
            </w:r>
          </w:p>
        </w:tc>
        <w:tc>
          <w:tcPr>
            <w:tcW w:w="0" w:type="dxa"/>
          </w:tcPr>
          <w:p w14:paraId="35DEB113" w14:textId="5A5D3184"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3.58</w:t>
            </w:r>
          </w:p>
        </w:tc>
        <w:tc>
          <w:tcPr>
            <w:tcW w:w="0" w:type="dxa"/>
          </w:tcPr>
          <w:p w14:paraId="3B3BF69A" w14:textId="444168F3"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1.18</w:t>
            </w:r>
          </w:p>
        </w:tc>
        <w:tc>
          <w:tcPr>
            <w:tcW w:w="0" w:type="dxa"/>
          </w:tcPr>
          <w:p w14:paraId="06703D7A" w14:textId="1C63FD82" w:rsidR="009A3C80"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w:r>
              <w:t>0.99</w:t>
            </w:r>
          </w:p>
        </w:tc>
        <w:tc>
          <w:tcPr>
            <w:tcW w:w="0" w:type="dxa"/>
          </w:tcPr>
          <w:p w14:paraId="2D7B4DC6" w14:textId="7CDAA8B6" w:rsidR="009A3C80" w:rsidRPr="004527CA" w:rsidRDefault="009A3C80" w:rsidP="00773208">
            <w:pPr>
              <w:spacing w:line="480" w:lineRule="auto"/>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0.89</m:t>
                </m:r>
              </m:oMath>
            </m:oMathPara>
          </w:p>
        </w:tc>
        <w:tc>
          <w:tcPr>
            <w:tcW w:w="0" w:type="dxa"/>
          </w:tcPr>
          <w:p w14:paraId="6FEFD32C" w14:textId="577867B9" w:rsidR="009A3C80" w:rsidRPr="003B3198" w:rsidRDefault="009A3C80" w:rsidP="009A3C80">
            <w:pPr>
              <w:spacing w:line="48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m:oMathPara>
              <m:oMathParaPr>
                <m:jc m:val="left"/>
              </m:oMathParaPr>
              <m:oMath>
                <m:r>
                  <w:rPr>
                    <w:rFonts w:ascii="Cambria Math" w:hAnsi="Cambria Math"/>
                  </w:rPr>
                  <m:t>-0.19</m:t>
                </m:r>
              </m:oMath>
            </m:oMathPara>
          </w:p>
        </w:tc>
      </w:tr>
      <w:tr w:rsidR="009A3C80" w14:paraId="1DCDADDE" w14:textId="5E852EC7" w:rsidTr="003E3EFD">
        <w:trPr>
          <w:trHeight w:val="654"/>
        </w:trPr>
        <w:tc>
          <w:tcPr>
            <w:cnfStyle w:val="001000000000" w:firstRow="0" w:lastRow="0" w:firstColumn="1" w:lastColumn="0" w:oddVBand="0" w:evenVBand="0" w:oddHBand="0" w:evenHBand="0" w:firstRowFirstColumn="0" w:firstRowLastColumn="0" w:lastRowFirstColumn="0" w:lastRowLastColumn="0"/>
            <w:tcW w:w="0" w:type="dxa"/>
            <w:vMerge/>
          </w:tcPr>
          <w:p w14:paraId="20A3B7C9" w14:textId="77777777" w:rsidR="009A3C80" w:rsidRDefault="009A3C80" w:rsidP="00773208">
            <w:pPr>
              <w:spacing w:line="480" w:lineRule="auto"/>
            </w:pPr>
          </w:p>
        </w:tc>
        <w:tc>
          <w:tcPr>
            <w:tcW w:w="0" w:type="dxa"/>
          </w:tcPr>
          <w:p w14:paraId="43CE69D1" w14:textId="2E61DDF7"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proofErr w:type="spellStart"/>
            <w:r>
              <w:t>Agatston</w:t>
            </w:r>
            <w:proofErr w:type="spellEnd"/>
          </w:p>
        </w:tc>
        <w:tc>
          <w:tcPr>
            <w:tcW w:w="0" w:type="dxa"/>
          </w:tcPr>
          <w:p w14:paraId="60BE61EC" w14:textId="6B874E9E"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2.30</w:t>
            </w:r>
          </w:p>
        </w:tc>
        <w:tc>
          <w:tcPr>
            <w:tcW w:w="0" w:type="dxa"/>
          </w:tcPr>
          <w:p w14:paraId="02BF8343" w14:textId="40DFF105"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0.99</w:t>
            </w:r>
          </w:p>
        </w:tc>
        <w:tc>
          <w:tcPr>
            <w:tcW w:w="0" w:type="dxa"/>
          </w:tcPr>
          <w:p w14:paraId="081B63BB" w14:textId="6A2E1CC3" w:rsidR="009A3C80"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w:r>
              <w:t>0.99</w:t>
            </w:r>
          </w:p>
        </w:tc>
        <w:tc>
          <w:tcPr>
            <w:tcW w:w="0" w:type="dxa"/>
          </w:tcPr>
          <w:p w14:paraId="7A67B8B5" w14:textId="57B9EE81" w:rsidR="009A3C80" w:rsidRPr="00CB0D55" w:rsidRDefault="009A3C80" w:rsidP="00773208">
            <w:pPr>
              <w:spacing w:line="480" w:lineRule="auto"/>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 xml:space="preserve">0.95 </m:t>
                </m:r>
              </m:oMath>
            </m:oMathPara>
          </w:p>
        </w:tc>
        <w:tc>
          <w:tcPr>
            <w:tcW w:w="0" w:type="dxa"/>
          </w:tcPr>
          <w:p w14:paraId="3660626F" w14:textId="7AC26A66" w:rsidR="009A3C80" w:rsidRPr="003B3198" w:rsidRDefault="009A3C80" w:rsidP="009A3C80">
            <w:pPr>
              <w:spacing w:line="48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m:oMathPara>
              <m:oMathParaPr>
                <m:jc m:val="left"/>
              </m:oMathParaPr>
              <m:oMath>
                <m:r>
                  <w:rPr>
                    <w:rFonts w:ascii="Cambria Math" w:hAnsi="Cambria Math"/>
                  </w:rPr>
                  <m:t>-1.08</m:t>
                </m:r>
              </m:oMath>
            </m:oMathPara>
          </w:p>
        </w:tc>
      </w:tr>
    </w:tbl>
    <w:p w14:paraId="005E1F6F" w14:textId="1B07A1F8" w:rsidR="00251822" w:rsidRPr="009B58F8" w:rsidRDefault="00251822" w:rsidP="002B61D2">
      <w:pPr>
        <w:spacing w:line="480" w:lineRule="auto"/>
      </w:pPr>
    </w:p>
    <w:p w14:paraId="21D890F4" w14:textId="669B54C5" w:rsidR="008E7B68" w:rsidRDefault="004B322F" w:rsidP="002B61D2">
      <w:pPr>
        <w:pStyle w:val="Heading1"/>
        <w:spacing w:line="480" w:lineRule="auto"/>
      </w:pPr>
      <w:r>
        <w:t>IV. Discussion</w:t>
      </w:r>
    </w:p>
    <w:p w14:paraId="5C44B38A" w14:textId="63F9E0E8" w:rsidR="006F2E9F" w:rsidRDefault="006F2E9F" w:rsidP="002B61D2">
      <w:pPr>
        <w:spacing w:line="480" w:lineRule="auto"/>
      </w:pPr>
      <w:r>
        <w:t xml:space="preserve">Calcium mass was calculated using </w:t>
      </w:r>
      <w:proofErr w:type="spellStart"/>
      <w:r>
        <w:t>Agatston</w:t>
      </w:r>
      <w:proofErr w:type="spellEnd"/>
      <w:r>
        <w:t xml:space="preserve"> scoring and integrated calcium </w:t>
      </w:r>
      <w:r w:rsidR="00113F85">
        <w:t xml:space="preserve">mass </w:t>
      </w:r>
      <w:r>
        <w:t>on various size and density calcium inserts</w:t>
      </w:r>
      <w:r w:rsidR="00A42B9F">
        <w:t xml:space="preserve"> inside a </w:t>
      </w:r>
      <w:r w:rsidR="00E174AF">
        <w:t>standard</w:t>
      </w:r>
      <w:r w:rsidR="00A42B9F">
        <w:t xml:space="preserve"> cardiac phantom</w:t>
      </w:r>
      <w:r>
        <w:t xml:space="preserve">. Multiple CT vendors were </w:t>
      </w:r>
      <w:r w:rsidR="00A42B9F">
        <w:t xml:space="preserve">used to acquire the images. The effect of motion was also studied </w:t>
      </w:r>
      <w:r w:rsidR="00E174AF">
        <w:t>by using</w:t>
      </w:r>
      <w:r w:rsidR="00A42B9F">
        <w:t xml:space="preserve"> a robotic arm attached to the phantom. Lastly, the robustness of each calcium scoring technique was analyzed by changing </w:t>
      </w:r>
      <w:r w:rsidR="00E174AF">
        <w:t>specific</w:t>
      </w:r>
      <w:r w:rsidR="00A42B9F">
        <w:t xml:space="preserve"> scan parameters</w:t>
      </w:r>
      <w:r w:rsidR="00E174AF">
        <w:t>,</w:t>
      </w:r>
      <w:r w:rsidR="00A42B9F">
        <w:t xml:space="preserve"> and</w:t>
      </w:r>
      <w:r w:rsidR="005C334B">
        <w:t xml:space="preserve"> </w:t>
      </w:r>
      <w:r w:rsidR="00E174AF">
        <w:t xml:space="preserve">the </w:t>
      </w:r>
      <w:r w:rsidR="00ED26C5">
        <w:t>calculated mass</w:t>
      </w:r>
      <w:r w:rsidR="00A42B9F">
        <w:t xml:space="preserve"> </w:t>
      </w:r>
      <w:r w:rsidR="00ED26C5">
        <w:t xml:space="preserve">was compared </w:t>
      </w:r>
      <w:r w:rsidR="00A42B9F">
        <w:t>against the known mass of the calcium inserts.</w:t>
      </w:r>
      <w:r w:rsidR="009956CB">
        <w:t xml:space="preserve"> </w:t>
      </w:r>
    </w:p>
    <w:p w14:paraId="416C01AF" w14:textId="1EC44305" w:rsidR="00A42B9F" w:rsidRDefault="00A42B9F" w:rsidP="002B61D2">
      <w:pPr>
        <w:spacing w:line="480" w:lineRule="auto"/>
      </w:pPr>
    </w:p>
    <w:p w14:paraId="6A4BCB1D" w14:textId="30E34381" w:rsidR="00A42B9F" w:rsidRDefault="00A42B9F" w:rsidP="002B61D2">
      <w:pPr>
        <w:spacing w:line="480" w:lineRule="auto"/>
      </w:pPr>
      <w:r>
        <w:t xml:space="preserve">The results indicate that integrated calcium </w:t>
      </w:r>
      <w:r w:rsidR="00113F85">
        <w:t xml:space="preserve">mass </w:t>
      </w:r>
      <w:r>
        <w:t xml:space="preserve">is more accurate than </w:t>
      </w:r>
      <w:proofErr w:type="spellStart"/>
      <w:r>
        <w:t>Agatston</w:t>
      </w:r>
      <w:proofErr w:type="spellEnd"/>
      <w:r>
        <w:t xml:space="preserve"> scoring, with (Fig. </w:t>
      </w:r>
      <w:r w:rsidR="0009645C">
        <w:t>4</w:t>
      </w:r>
      <w:r>
        <w:t xml:space="preserve">) and without motion (Fig. </w:t>
      </w:r>
      <w:r w:rsidR="0009645C">
        <w:t>5</w:t>
      </w:r>
      <w:r>
        <w:t>).</w:t>
      </w:r>
      <w:r w:rsidR="003252BE">
        <w:t xml:space="preserve"> On average, integrated calcium </w:t>
      </w:r>
      <w:r w:rsidR="00113F85">
        <w:t xml:space="preserve">mass </w:t>
      </w:r>
      <w:r w:rsidR="003252BE">
        <w:t xml:space="preserve">was more reproducible than </w:t>
      </w:r>
      <w:proofErr w:type="spellStart"/>
      <w:r w:rsidR="003252BE">
        <w:t>Agatston</w:t>
      </w:r>
      <w:proofErr w:type="spellEnd"/>
      <w:r w:rsidR="003252BE">
        <w:t xml:space="preserve"> scoring when acquiring images with Scanner 2 and 3, and less reproducible when utilizing Scanner</w:t>
      </w:r>
      <w:r w:rsidR="00E174AF">
        <w:t xml:space="preserve"> </w:t>
      </w:r>
      <w:r w:rsidR="003252BE">
        <w:t>1 and 4 (Table 2).</w:t>
      </w:r>
      <w:r w:rsidR="00D41A47">
        <w:t xml:space="preserve"> Integrated calcium mass requires a calibration, and this study utilized a calcium calibration based on simulated data. This is a limitation that might explain the discrepancy in reproducibility results</w:t>
      </w:r>
      <w:r w:rsidR="008F1200">
        <w:t>. F</w:t>
      </w:r>
      <w:r w:rsidR="00D41A47">
        <w:t>uture studies need to be performed</w:t>
      </w:r>
      <w:r w:rsidR="00EE376D">
        <w:t>,</w:t>
      </w:r>
      <w:r w:rsidR="00D41A47">
        <w:t xml:space="preserve"> </w:t>
      </w:r>
      <w:r w:rsidR="008F1200">
        <w:t>which</w:t>
      </w:r>
      <w:r w:rsidR="00D41A47">
        <w:t xml:space="preserve"> include a scan-specific calibration to help elucidate the effect of calibration on reproducibility. </w:t>
      </w:r>
    </w:p>
    <w:p w14:paraId="56EEA09A" w14:textId="554F3C78" w:rsidR="003252BE" w:rsidRDefault="003252BE" w:rsidP="002B61D2">
      <w:pPr>
        <w:spacing w:line="480" w:lineRule="auto"/>
      </w:pPr>
    </w:p>
    <w:p w14:paraId="7E14994F" w14:textId="23BE326F" w:rsidR="006F2E9F" w:rsidRDefault="003252BE" w:rsidP="002B61D2">
      <w:pPr>
        <w:spacing w:line="480" w:lineRule="auto"/>
        <w:rPr>
          <w:rFonts w:cstheme="minorHAnsi"/>
        </w:rPr>
      </w:pPr>
      <w:r>
        <w:t>Previous studies have shown that up to 5% of patients with CAC of zero (CAC=0)</w:t>
      </w:r>
      <w:r w:rsidR="005C334B">
        <w:t>,</w:t>
      </w:r>
      <w:r>
        <w:t xml:space="preserve"> according to </w:t>
      </w:r>
      <w:proofErr w:type="spellStart"/>
      <w:r w:rsidRPr="004E0DA7">
        <w:t>Agatston</w:t>
      </w:r>
      <w:proofErr w:type="spellEnd"/>
      <w:r w:rsidRPr="004E0DA7">
        <w:t xml:space="preserve"> scoring</w:t>
      </w:r>
      <w:r>
        <w:t>, still develop MACE</w:t>
      </w:r>
      <w:r w:rsidR="00EF5C2A">
        <w:t xml:space="preserve"> after a </w:t>
      </w:r>
      <w:r w:rsidR="00EE376D">
        <w:t>follow-up</w:t>
      </w:r>
      <w:r w:rsidR="00EF5C2A">
        <w:t xml:space="preserve"> period of 10 years</w:t>
      </w:r>
      <w:r w:rsidR="009F2095">
        <w:t xml:space="preserve"> </w:t>
      </w:r>
      <w:r w:rsidR="009F2095">
        <w:fldChar w:fldCharType="begin"/>
      </w:r>
      <w:r w:rsidR="008D4EE2">
        <w:instrText xml:space="preserve"> ADDIN ZOTERO_ITEM CSL_CITATION {"citationID":"Ds3XVSSm","properties":{"formattedCitation":"[26]","plainCitation":"[26]","noteIndex":0},"citationItems":[{"id":303,"uris":["http://zotero.org/users/6884353/items/UYU8JQQV"],"itemData":{"id":303,"type":"article-journal","abstract":"While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9F2095">
        <w:fldChar w:fldCharType="separate"/>
      </w:r>
      <w:r w:rsidR="008D4EE2">
        <w:rPr>
          <w:noProof/>
        </w:rPr>
        <w:t>[26]</w:t>
      </w:r>
      <w:r w:rsidR="009F2095">
        <w:fldChar w:fldCharType="end"/>
      </w:r>
      <w:r w:rsidR="009F2095">
        <w:t xml:space="preserve">. </w:t>
      </w:r>
      <w:r>
        <w:t xml:space="preserve">One question is whether these patients had </w:t>
      </w:r>
      <w:r w:rsidR="00040BF8">
        <w:t>undetectable calcium</w:t>
      </w:r>
      <w:r>
        <w:t xml:space="preserve"> due to the thresholding requirements of </w:t>
      </w:r>
      <w:proofErr w:type="spellStart"/>
      <w:r>
        <w:t>Agatston</w:t>
      </w:r>
      <w:proofErr w:type="spellEnd"/>
      <w:r>
        <w:t xml:space="preserve"> scoring</w:t>
      </w:r>
      <w:r w:rsidR="005C334B">
        <w:t xml:space="preserve"> or no calcium</w:t>
      </w:r>
      <w:r w:rsidR="007F4E96">
        <w:t xml:space="preserve"> at all</w:t>
      </w:r>
      <w:r>
        <w:t xml:space="preserve">. This study showed that integrated calcium </w:t>
      </w:r>
      <w:r w:rsidR="00113F85">
        <w:t xml:space="preserve">mass </w:t>
      </w:r>
      <w:r>
        <w:t xml:space="preserve">resulted in fewer false-negative </w:t>
      </w:r>
      <w:r w:rsidR="0009645C">
        <w:t>(CAC=0)</w:t>
      </w:r>
      <w:r>
        <w:t xml:space="preserve"> scores than </w:t>
      </w:r>
      <w:proofErr w:type="spellStart"/>
      <w:r>
        <w:t>Agatston</w:t>
      </w:r>
      <w:proofErr w:type="spellEnd"/>
      <w:r>
        <w:t xml:space="preserve"> scoring (Fig. </w:t>
      </w:r>
      <w:r w:rsidR="0009645C">
        <w:t>8</w:t>
      </w:r>
      <w:r>
        <w:t>).</w:t>
      </w:r>
      <w:r w:rsidR="00FD4BDB">
        <w:t xml:space="preserve"> </w:t>
      </w:r>
      <w:r>
        <w:t xml:space="preserve">The increased sensitivity of integrated calcium </w:t>
      </w:r>
      <w:r w:rsidR="00113F85">
        <w:t xml:space="preserve">mass </w:t>
      </w:r>
      <w:r>
        <w:t xml:space="preserve">could </w:t>
      </w:r>
      <w:r w:rsidR="00040BF8">
        <w:t>help address</w:t>
      </w:r>
      <w:r>
        <w:t xml:space="preserve"> the current limitation of patients with false-negative</w:t>
      </w:r>
      <w:r w:rsidR="00EE376D">
        <w:t xml:space="preserve"> (CAC=0)</w:t>
      </w:r>
      <w:r>
        <w:t xml:space="preserve"> </w:t>
      </w:r>
      <w:r w:rsidRPr="004E0DA7">
        <w:t>calcium scores.</w:t>
      </w:r>
      <w:r w:rsidR="006C51B3" w:rsidRPr="003E3EFD">
        <w:rPr>
          <w:rFonts w:cstheme="minorHAnsi"/>
        </w:rPr>
        <w:t xml:space="preserve"> </w:t>
      </w:r>
      <w:r w:rsidR="006C51B3" w:rsidRPr="004E0DA7">
        <w:rPr>
          <w:rFonts w:cstheme="minorHAnsi"/>
        </w:rPr>
        <w:t>The fact</w:t>
      </w:r>
      <w:r w:rsidR="006C51B3" w:rsidRPr="00265344">
        <w:rPr>
          <w:rFonts w:cstheme="minorHAnsi"/>
        </w:rPr>
        <w:t xml:space="preserve"> that </w:t>
      </w:r>
      <w:r w:rsidR="007143B1">
        <w:rPr>
          <w:rFonts w:cstheme="minorHAnsi"/>
        </w:rPr>
        <w:t xml:space="preserve">the </w:t>
      </w:r>
      <w:r w:rsidR="007143B1" w:rsidRPr="007143B1">
        <w:rPr>
          <w:rFonts w:cstheme="minorHAnsi"/>
        </w:rPr>
        <w:t xml:space="preserve">integrated calcium mass </w:t>
      </w:r>
      <w:r w:rsidR="006C51B3" w:rsidRPr="00265344">
        <w:rPr>
          <w:rFonts w:cstheme="minorHAnsi"/>
        </w:rPr>
        <w:t xml:space="preserve">does not require manual intervention is important because much of this study is focused on accurate measurement of calcium mass for inserts below the threshold of visual detectability. In patients, coronary artery centerline estimates can be extracted in non-contrast CT scans by automatic methods, such as atlas-based approaches </w:t>
      </w:r>
      <w:r w:rsidR="006C51B3" w:rsidRPr="00265344">
        <w:rPr>
          <w:rFonts w:cstheme="minorHAnsi"/>
        </w:rPr>
        <w:fldChar w:fldCharType="begin"/>
      </w:r>
      <w:r w:rsidR="008D4EE2">
        <w:rPr>
          <w:rFonts w:cstheme="minorHAnsi"/>
        </w:rPr>
        <w:instrText xml:space="preserve"> ADDIN ZOTERO_ITEM CSL_CITATION {"citationID":"1Vt3KBMm","properties":{"formattedCitation":"[27]","plainCitation":"[27]","noteIndex":0},"citationItems":[{"id":411,"uris":["http://zotero.org/users/6884353/items/NCUCLBD9"],"itemData":{"id":411,"type":"article-journal","abstract":"The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6C51B3" w:rsidRPr="00265344">
        <w:rPr>
          <w:rFonts w:cstheme="minorHAnsi"/>
        </w:rPr>
        <w:fldChar w:fldCharType="separate"/>
      </w:r>
      <w:r w:rsidR="008D4EE2">
        <w:rPr>
          <w:rFonts w:cstheme="minorHAnsi"/>
          <w:noProof/>
        </w:rPr>
        <w:t>[27]</w:t>
      </w:r>
      <w:r w:rsidR="006C51B3" w:rsidRPr="00265344">
        <w:rPr>
          <w:rFonts w:cstheme="minorHAnsi"/>
        </w:rPr>
        <w:fldChar w:fldCharType="end"/>
      </w:r>
      <w:r w:rsidR="006C51B3" w:rsidRPr="00265344">
        <w:rPr>
          <w:rFonts w:cstheme="minorHAnsi"/>
        </w:rPr>
        <w:t xml:space="preserve">, </w:t>
      </w:r>
      <w:r w:rsidR="006C51B3" w:rsidRPr="00265344">
        <w:rPr>
          <w:rFonts w:cstheme="minorHAnsi"/>
        </w:rPr>
        <w:fldChar w:fldCharType="begin"/>
      </w:r>
      <w:r w:rsidR="008D4EE2">
        <w:rPr>
          <w:rFonts w:cstheme="minorHAnsi"/>
        </w:rPr>
        <w:instrText xml:space="preserve"> ADDIN ZOTERO_ITEM CSL_CITATION {"citationID":"b9sWsHGG","properties":{"formattedCitation":"[28]","plainCitation":"[28]","noteIndex":0},"citationItems":[{"id":408,"uris":["http://zotero.org/users/6884353/items/6NBXGNBB"],"itemData":{"id":408,"type":"article-journal","container-title":"Academic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J."}],"issued":{"date-parts":[["2013",1]]}}}],"schema":"https://github.com/citation-style-language/schema/raw/master/csl-citation.json"} </w:instrText>
      </w:r>
      <w:r w:rsidR="006C51B3" w:rsidRPr="00265344">
        <w:rPr>
          <w:rFonts w:cstheme="minorHAnsi"/>
        </w:rPr>
        <w:fldChar w:fldCharType="separate"/>
      </w:r>
      <w:r w:rsidR="008D4EE2">
        <w:rPr>
          <w:rFonts w:cstheme="minorHAnsi"/>
          <w:noProof/>
        </w:rPr>
        <w:t>[28]</w:t>
      </w:r>
      <w:r w:rsidR="006C51B3" w:rsidRPr="00265344">
        <w:rPr>
          <w:rFonts w:cstheme="minorHAnsi"/>
        </w:rPr>
        <w:fldChar w:fldCharType="end"/>
      </w:r>
      <w:r w:rsidR="006C51B3" w:rsidRPr="00265344">
        <w:rPr>
          <w:rFonts w:cstheme="minorHAnsi"/>
        </w:rPr>
        <w:t xml:space="preserve">. Recently, deep learning has shown promise in automatically segmenting cardiac anatomy and has potential to accurately </w:t>
      </w:r>
      <w:r w:rsidR="006C51B3" w:rsidRPr="00265344">
        <w:rPr>
          <w:rFonts w:cstheme="minorHAnsi"/>
        </w:rPr>
        <w:lastRenderedPageBreak/>
        <w:t xml:space="preserve">segment coronary artery centerlines in non-contrast CT scans, using a supervised learning approach in patient images like the </w:t>
      </w:r>
      <w:proofErr w:type="spellStart"/>
      <w:r w:rsidR="006C51B3" w:rsidRPr="00265344">
        <w:rPr>
          <w:rFonts w:cstheme="minorHAnsi"/>
        </w:rPr>
        <w:t>OrCaScore</w:t>
      </w:r>
      <w:proofErr w:type="spellEnd"/>
      <w:r w:rsidR="006C51B3" w:rsidRPr="00265344">
        <w:rPr>
          <w:rFonts w:cstheme="minorHAnsi"/>
        </w:rPr>
        <w:t xml:space="preserve"> dataset </w:t>
      </w:r>
      <w:r w:rsidR="006C51B3" w:rsidRPr="00265344">
        <w:rPr>
          <w:rFonts w:cstheme="minorHAnsi"/>
        </w:rPr>
        <w:fldChar w:fldCharType="begin"/>
      </w:r>
      <w:r w:rsidR="008D4EE2">
        <w:rPr>
          <w:rFonts w:cstheme="minorHAnsi"/>
        </w:rPr>
        <w:instrText xml:space="preserve"> ADDIN ZOTERO_ITEM CSL_CITATION {"citationID":"aQQMeYpQ","properties":{"formattedCitation":"[29]","plainCitation":"[29]","noteIndex":0},"citationItems":[{"id":416,"uris":["http://zotero.org/users/6884353/items/A89XG2LB"],"itemData":{"id":416,"type":"article-journal","abstract":"Purpose: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6C51B3" w:rsidRPr="00265344">
        <w:rPr>
          <w:rFonts w:cstheme="minorHAnsi"/>
        </w:rPr>
        <w:fldChar w:fldCharType="separate"/>
      </w:r>
      <w:r w:rsidR="008D4EE2">
        <w:rPr>
          <w:rFonts w:cstheme="minorHAnsi"/>
          <w:noProof/>
        </w:rPr>
        <w:t>[29]</w:t>
      </w:r>
      <w:r w:rsidR="006C51B3" w:rsidRPr="00265344">
        <w:rPr>
          <w:rFonts w:cstheme="minorHAnsi"/>
        </w:rPr>
        <w:fldChar w:fldCharType="end"/>
      </w:r>
      <w:r w:rsidR="006C51B3" w:rsidRPr="00265344">
        <w:rPr>
          <w:rFonts w:cstheme="minorHAnsi"/>
        </w:rPr>
        <w:t>. The coronary artery centerlines can then automatically generate ROIs for calcium mass measurement of coronary artery calcification.</w:t>
      </w:r>
      <w:r w:rsidR="000966E7">
        <w:rPr>
          <w:rFonts w:cstheme="minorHAnsi"/>
        </w:rPr>
        <w:t xml:space="preserve"> </w:t>
      </w:r>
    </w:p>
    <w:p w14:paraId="2437A0A8" w14:textId="65166B28" w:rsidR="000966E7" w:rsidRDefault="000966E7" w:rsidP="002B61D2">
      <w:pPr>
        <w:spacing w:line="480" w:lineRule="auto"/>
        <w:rPr>
          <w:rFonts w:cstheme="minorHAnsi"/>
        </w:rPr>
      </w:pPr>
    </w:p>
    <w:p w14:paraId="2819B75F" w14:textId="17D1DA4E" w:rsidR="000966E7" w:rsidRDefault="000966E7" w:rsidP="002B61D2">
      <w:pPr>
        <w:spacing w:line="480" w:lineRule="auto"/>
        <w:rPr>
          <w:rFonts w:asciiTheme="majorHAnsi" w:eastAsiaTheme="majorEastAsia" w:hAnsiTheme="majorHAnsi" w:cstheme="majorBidi"/>
          <w:color w:val="2F5496" w:themeColor="accent1" w:themeShade="BF"/>
          <w:sz w:val="26"/>
          <w:szCs w:val="26"/>
        </w:rPr>
      </w:pPr>
      <w:r>
        <w:rPr>
          <w:rFonts w:cstheme="minorHAnsi"/>
        </w:rPr>
        <w:t>Another limitation of this study is the difference between the calcium inserts in the phantom and calcium contained within the walls of coronary arteries. Unlike the phantom, which contains calcium in the center of an ROI and tissue on the outside, coronary arter</w:t>
      </w:r>
      <w:r w:rsidR="0039146D">
        <w:rPr>
          <w:rFonts w:cstheme="minorHAnsi"/>
        </w:rPr>
        <w:t>ies</w:t>
      </w:r>
      <w:r>
        <w:rPr>
          <w:rFonts w:cstheme="minorHAnsi"/>
        </w:rPr>
        <w:t xml:space="preserve"> contain hyperattenuating blood within the center of the ROI</w:t>
      </w:r>
      <w:r w:rsidR="002E0B93">
        <w:rPr>
          <w:rFonts w:cstheme="minorHAnsi"/>
        </w:rPr>
        <w:t xml:space="preserve"> an</w:t>
      </w:r>
      <w:r w:rsidR="00CF17CA">
        <w:rPr>
          <w:rFonts w:cstheme="minorHAnsi"/>
        </w:rPr>
        <w:t>d hypoattenuating</w:t>
      </w:r>
      <w:r w:rsidR="002E0B93">
        <w:rPr>
          <w:rFonts w:cstheme="minorHAnsi"/>
        </w:rPr>
        <w:t xml:space="preserve"> </w:t>
      </w:r>
      <w:proofErr w:type="spellStart"/>
      <w:r w:rsidR="002E0B93">
        <w:rPr>
          <w:rFonts w:cstheme="minorHAnsi"/>
        </w:rPr>
        <w:t>pericoronary</w:t>
      </w:r>
      <w:proofErr w:type="spellEnd"/>
      <w:r w:rsidR="002E0B93">
        <w:rPr>
          <w:rFonts w:cstheme="minorHAnsi"/>
        </w:rPr>
        <w:t xml:space="preserve"> adipose tissue</w:t>
      </w:r>
      <w:r w:rsidR="00CF17CA">
        <w:rPr>
          <w:rFonts w:cstheme="minorHAnsi"/>
        </w:rPr>
        <w:t xml:space="preserve"> surrounding the </w:t>
      </w:r>
      <w:r w:rsidR="005E40E7">
        <w:rPr>
          <w:rFonts w:cstheme="minorHAnsi"/>
        </w:rPr>
        <w:t xml:space="preserve">coronary arteries; assuming </w:t>
      </w:r>
      <w:r>
        <w:rPr>
          <w:rFonts w:cstheme="minorHAnsi"/>
        </w:rPr>
        <w:t>an</w:t>
      </w:r>
      <w:r w:rsidR="002E0B93">
        <w:rPr>
          <w:rFonts w:cstheme="minorHAnsi"/>
        </w:rPr>
        <w:t xml:space="preserve"> ROI is generated from an</w:t>
      </w:r>
      <w:r>
        <w:rPr>
          <w:rFonts w:cstheme="minorHAnsi"/>
        </w:rPr>
        <w:t xml:space="preserve"> ideal centerline extraction in the middle of the coronary artery</w:t>
      </w:r>
      <w:r w:rsidR="002E0B93">
        <w:rPr>
          <w:rFonts w:cstheme="minorHAnsi"/>
        </w:rPr>
        <w:t>.</w:t>
      </w:r>
      <w:r>
        <w:rPr>
          <w:rFonts w:cstheme="minorHAnsi"/>
        </w:rPr>
        <w:t xml:space="preserve"> </w:t>
      </w:r>
      <w:r w:rsidR="002E0B93">
        <w:rPr>
          <w:rFonts w:cstheme="minorHAnsi"/>
        </w:rPr>
        <w:t xml:space="preserve">Blood has an </w:t>
      </w:r>
      <w:r w:rsidR="00CF17CA">
        <w:rPr>
          <w:rFonts w:cstheme="minorHAnsi"/>
        </w:rPr>
        <w:t xml:space="preserve">attenuation range from 17-84 HU, while </w:t>
      </w:r>
      <w:proofErr w:type="spellStart"/>
      <w:r w:rsidR="00CF17CA">
        <w:rPr>
          <w:rFonts w:cstheme="minorHAnsi"/>
        </w:rPr>
        <w:t>pericoronary</w:t>
      </w:r>
      <w:proofErr w:type="spellEnd"/>
      <w:r w:rsidR="00CF17CA">
        <w:rPr>
          <w:rFonts w:cstheme="minorHAnsi"/>
        </w:rPr>
        <w:t xml:space="preserve"> adipose tissue has an attenuation range from -190 to -30 HU</w:t>
      </w:r>
      <w:r w:rsidR="005E40E7">
        <w:rPr>
          <w:rFonts w:cstheme="minorHAnsi"/>
        </w:rPr>
        <w:t xml:space="preserve"> </w:t>
      </w:r>
      <w:r w:rsidR="005E40E7">
        <w:rPr>
          <w:rFonts w:cstheme="minorHAnsi"/>
        </w:rPr>
        <w:fldChar w:fldCharType="begin"/>
      </w:r>
      <w:r w:rsidR="005E40E7">
        <w:rPr>
          <w:rFonts w:cstheme="minorHAnsi"/>
        </w:rPr>
        <w:instrText xml:space="preserve"> ADDIN ZOTERO_ITEM CSL_CITATION {"citationID":"g4R88bze","properties":{"formattedCitation":"[30], [31]","plainCitation":"[30], [31]","noteIndex":0},"citationItems":[{"id":450,"uris":["http://zotero.org/users/6884353/items/3KCUYIF7"],"itemData":{"id":450,"type":"article-journal","abstract":"Objectives\nTo determine inter-session and intra/inter-individual variations of the attenuations of aortic blood/myocardium with MDCT in the context of calcium scoring. To evaluate whether these variations are dependent on patients’ characteristics.\n\nMethods\nFifty-four volunteers were evaluated with calcium scoring non-enhanced CT. We measured attenuations (inter-individual variation) and standard deviations (SD, intra-individual variation) of the blood in the ascending aorta and of the myocardium of left ventricle. Every volunteer was examined twice to study the inter-session variation. The fat pad thickness at the sternum and noise (SD of air) were measured too. These values were correlated with the measured aortic/ventricular attenuations and their SDs (Pearson). Historically fixed thresholds (90 and 130 HU) were tested against different models based on attenuations of blood/ventricle.\n\nResults\nThe mean attenuation was 46HU (range, 17-84HU) with mean SD 23HU for the blood, and 39HU (10-82HU) with mean SD 18 HU for the myocardium. The attenuation/SD of the blood were significantly higher than those of the myocardium (p&lt;0.01). The inter-session variation was not significant. There was a poor correlation between SD of aortic blood/ventricle with fat thickness/noise. Based on existing models, 90 HU threshold offers a confidence interval of approximately 95% and 130 HU more than 99%.\n\nConclusions\nHistorical thresholds offer high confidence intervals for exclusion of aortic blood/myocardium and by the way for detecting calcifications. Nevertheless, considering the large variations of blood/myocardium CT values and the influence of patient’s characteristics, a better approach might be an adaptive threshold.","container-title":"PLoS ONE","DOI":"10.1371/journal.pone.0124175","ISSN":"1932-6203","issue":"4","journalAbbreviation":"PLoS One","note":"PMID: 25875629\nPMCID: PMC4397043","page":"e0124175","source":"PubMed Central","title":"CT Attenuation Values of Blood and Myocardium: Rationale for Accurate Coronary Artery Calcifications Detection with Multi-Detector CT","title-short":"CT Attenuation Values of Blood and Myocardium","volume":"10","author":[{"family":"Qanadli","given":"Salah D."},{"family":"Jouannic","given":"Anne-Marie"},{"family":"Dehmeshki","given":"Jamshid"},{"family":"Lu","given":"Tri-Linh"}],"issued":{"date-parts":[["2015",4,14]]}}},{"id":453,"uris":["http://zotero.org/users/6884353/items/6U9BKDU6"],"itemData":{"id":453,"type":"article-journal","abstract":"Coronary CT angiography (CCTA) has evolved into a first-line diagnostic test for the investigation of chest pain. Despite advances toward standardizing the reporting of CCTA through the Coronary Artery Disease Reporting and Data System (or CAD-RADS) tool, the prognostic value of CCTA in the earliest stages of atherosclerosis remains limited. Translational work on the bidirectional interplay between the coronary arteries and the perivascular adipose tissue (PVAT) has highlighted PVAT as an in vivo molecular sensor of coronary inflammation. Coronary inflammation is dynamically associated with phenotypic changes in its adjacent PVAT, which can now be detected as perivascular attenuation gradients at CCTA. These gradients are captured and quantified through the fat attenuation index (FAI), a CCTA-based biomarker of coronary inflammation. FAI carries significant prognostic value in both primary and secondary prevention (patients with and without established coronary artery disease) and offers a significant improvement in cardiac risk discrimination beyond traditional risk factors, such as coronary calcium, high-risk plaque features, or the extent of coronary atherosclerosis. Thanks to its dynamic nature, FAI may be used as a marker of disease activity, with observational studies further suggesting that it tracks the response to anti-inflammatory interventions. Finally, radiotranscriptomic studies have revealed complementary radiomic patterns of PVAT, which detect more permanent adverse fibrotic and vascular PVAT remodeling, further expanding the value of PVAT phenotyping as an important readout in modern CCTA analysis.\n\nKeywords: Adipose Tissue (Obesity Studies), Adults, CT-Angiography, Cardiac, Coronary Arteries\n\n© RSNA, 2021","container-title":"Radiology: Cardiothoracic Imaging","DOI":"10.1148/ryct.2021200563","issue":"1","note":"publisher: Radiological Society of North America","page":"e200563","source":"pubs.rsna.org (Atypon)","title":"Assessing Cardiovascular Risk by Using the Fat Attenuation Index in                     Coronary CT Angiography","volume":"3","author":[{"family":"Klüner","given":"Laura                             V."},{"family":"Oikonomou","given":"Evangelos                             K."},{"family":"Antoniades","given":"Charalambos"}],"issued":{"date-parts":[["2021",2]]}}}],"schema":"https://github.com/citation-style-language/schema/raw/master/csl-citation.json"} </w:instrText>
      </w:r>
      <w:r w:rsidR="005E40E7">
        <w:rPr>
          <w:rFonts w:cstheme="minorHAnsi"/>
        </w:rPr>
        <w:fldChar w:fldCharType="separate"/>
      </w:r>
      <w:r w:rsidR="005E40E7">
        <w:rPr>
          <w:rFonts w:cstheme="minorHAnsi"/>
          <w:noProof/>
        </w:rPr>
        <w:t>[30], [31]</w:t>
      </w:r>
      <w:r w:rsidR="005E40E7">
        <w:rPr>
          <w:rFonts w:cstheme="minorHAnsi"/>
        </w:rPr>
        <w:fldChar w:fldCharType="end"/>
      </w:r>
      <w:r w:rsidR="005E40E7">
        <w:rPr>
          <w:rFonts w:cstheme="minorHAnsi"/>
        </w:rPr>
        <w:t>.</w:t>
      </w:r>
      <w:r w:rsidR="00BC3200">
        <w:rPr>
          <w:rFonts w:cstheme="minorHAnsi"/>
        </w:rPr>
        <w:t xml:space="preserve"> Integrated calcium mass should utilize the entire coronary artery as the region of interest </w:t>
      </w:r>
      <w:r w:rsidR="006E0022">
        <w:rPr>
          <w:rFonts w:cstheme="minorHAnsi"/>
        </w:rPr>
        <w:t>to</w:t>
      </w:r>
      <w:r w:rsidR="00BC3200">
        <w:rPr>
          <w:rFonts w:cstheme="minorHAnsi"/>
        </w:rPr>
        <w:t xml:space="preserve"> include all </w:t>
      </w:r>
      <w:r w:rsidR="006E0022">
        <w:rPr>
          <w:rFonts w:cstheme="minorHAnsi"/>
        </w:rPr>
        <w:t>potential</w:t>
      </w:r>
      <w:r w:rsidR="00BC3200">
        <w:rPr>
          <w:rFonts w:cstheme="minorHAnsi"/>
        </w:rPr>
        <w:t xml:space="preserve"> calcium in the calculation. With hyperattenuating blood inside these ROIs</w:t>
      </w:r>
      <w:r w:rsidR="00C4385F">
        <w:rPr>
          <w:rFonts w:cstheme="minorHAnsi"/>
        </w:rPr>
        <w:t xml:space="preserve"> and hypoattenuating </w:t>
      </w:r>
      <w:proofErr w:type="spellStart"/>
      <w:r w:rsidR="00C4385F">
        <w:rPr>
          <w:rFonts w:cstheme="minorHAnsi"/>
        </w:rPr>
        <w:t>pericoronary</w:t>
      </w:r>
      <w:proofErr w:type="spellEnd"/>
      <w:r w:rsidR="00C4385F">
        <w:rPr>
          <w:rFonts w:cstheme="minorHAnsi"/>
        </w:rPr>
        <w:t xml:space="preserve"> adipose tissue located around the ROI</w:t>
      </w:r>
      <w:r w:rsidR="00BC3200">
        <w:rPr>
          <w:rFonts w:cstheme="minorHAnsi"/>
        </w:rPr>
        <w:t>, false-positive (CAC&gt;0) rates would likely increase</w:t>
      </w:r>
      <w:r w:rsidR="009F41DF">
        <w:rPr>
          <w:rFonts w:cstheme="minorHAnsi"/>
        </w:rPr>
        <w:t>, relative to this phantom study,</w:t>
      </w:r>
      <w:r w:rsidR="00BC3200">
        <w:rPr>
          <w:rFonts w:cstheme="minorHAnsi"/>
        </w:rPr>
        <w:t xml:space="preserve"> </w:t>
      </w:r>
      <w:r w:rsidR="00500624">
        <w:rPr>
          <w:rFonts w:cstheme="minorHAnsi"/>
        </w:rPr>
        <w:t xml:space="preserve">due to the inflated integrated </w:t>
      </w:r>
      <w:r w:rsidR="008B70A4">
        <w:rPr>
          <w:rFonts w:cstheme="minorHAnsi"/>
        </w:rPr>
        <w:t>intensity (HU)</w:t>
      </w:r>
      <w:r w:rsidR="00500624">
        <w:rPr>
          <w:rFonts w:cstheme="minorHAnsi"/>
        </w:rPr>
        <w:t xml:space="preserve"> from the blood</w:t>
      </w:r>
      <w:r w:rsidR="00BC3200">
        <w:rPr>
          <w:rFonts w:cstheme="minorHAnsi"/>
        </w:rPr>
        <w:t>. Future studies need to be performed on patient</w:t>
      </w:r>
      <w:r w:rsidR="00FE5F3E">
        <w:rPr>
          <w:rFonts w:cstheme="minorHAnsi"/>
        </w:rPr>
        <w:t xml:space="preserve">s </w:t>
      </w:r>
      <w:r w:rsidR="006E0022">
        <w:rPr>
          <w:rFonts w:cstheme="minorHAnsi"/>
        </w:rPr>
        <w:t>to</w:t>
      </w:r>
      <w:r w:rsidR="00BC3200">
        <w:rPr>
          <w:rFonts w:cstheme="minorHAnsi"/>
        </w:rPr>
        <w:t xml:space="preserve"> determine</w:t>
      </w:r>
      <w:r w:rsidR="00C4385F">
        <w:rPr>
          <w:rFonts w:cstheme="minorHAnsi"/>
        </w:rPr>
        <w:t xml:space="preserve"> optimal </w:t>
      </w:r>
      <w:r w:rsidR="004216E7">
        <w:rPr>
          <w:rFonts w:cstheme="minorHAnsi"/>
        </w:rPr>
        <w:t xml:space="preserve">mean and </w:t>
      </w:r>
      <w:r w:rsidR="00C4385F">
        <w:rPr>
          <w:rFonts w:cstheme="minorHAnsi"/>
        </w:rPr>
        <w:t xml:space="preserve">standard deviation </w:t>
      </w:r>
      <w:r w:rsidR="00FE5F3E">
        <w:rPr>
          <w:rFonts w:cstheme="minorHAnsi"/>
        </w:rPr>
        <w:t>values</w:t>
      </w:r>
      <w:r w:rsidR="00C4385F">
        <w:rPr>
          <w:rFonts w:cstheme="minorHAnsi"/>
        </w:rPr>
        <w:t xml:space="preserve"> </w:t>
      </w:r>
      <w:r w:rsidR="006E0022">
        <w:rPr>
          <w:rFonts w:cstheme="minorHAnsi"/>
        </w:rPr>
        <w:t>that</w:t>
      </w:r>
      <w:r w:rsidR="00C4385F">
        <w:rPr>
          <w:rFonts w:cstheme="minorHAnsi"/>
        </w:rPr>
        <w:t xml:space="preserve"> minimiz</w:t>
      </w:r>
      <w:r w:rsidR="006E0022">
        <w:rPr>
          <w:rFonts w:cstheme="minorHAnsi"/>
        </w:rPr>
        <w:t>e</w:t>
      </w:r>
      <w:r w:rsidR="00C4385F">
        <w:rPr>
          <w:rFonts w:cstheme="minorHAnsi"/>
        </w:rPr>
        <w:t xml:space="preserve"> false-negative (CAC=0) and false-positive (CAC&gt;0)</w:t>
      </w:r>
      <w:r w:rsidR="00BC3200">
        <w:rPr>
          <w:rFonts w:cstheme="minorHAnsi"/>
        </w:rPr>
        <w:t xml:space="preserve"> </w:t>
      </w:r>
      <w:r w:rsidR="006E0022">
        <w:rPr>
          <w:rFonts w:cstheme="minorHAnsi"/>
        </w:rPr>
        <w:t>scores.</w:t>
      </w:r>
    </w:p>
    <w:p w14:paraId="661AA40D" w14:textId="77777777" w:rsidR="004F7568" w:rsidRDefault="004F7568" w:rsidP="002B61D2">
      <w:pPr>
        <w:spacing w:line="480" w:lineRule="auto"/>
      </w:pPr>
    </w:p>
    <w:p w14:paraId="2B11B0AF" w14:textId="43FF5B24" w:rsidR="004F7568" w:rsidRDefault="00D72F93" w:rsidP="002B61D2">
      <w:pPr>
        <w:spacing w:line="480" w:lineRule="auto"/>
      </w:pPr>
      <w:r>
        <w:t xml:space="preserve">Multiple scan parameters were adjusted during this study, but iterative reconstruction and convolution kernel were excluded from the analysis due to the lack of proper calibration for </w:t>
      </w:r>
      <w:r>
        <w:lastRenderedPageBreak/>
        <w:t xml:space="preserve">integrated calcium </w:t>
      </w:r>
      <w:r w:rsidR="00113F85">
        <w:t>mass</w:t>
      </w:r>
      <w:r>
        <w:t xml:space="preserve">. </w:t>
      </w:r>
      <w:r w:rsidR="00040BF8">
        <w:t>Scan-specific</w:t>
      </w:r>
      <w:r>
        <w:t xml:space="preserve"> three-point calibration data was </w:t>
      </w:r>
      <w:r w:rsidR="00040BF8">
        <w:t>unavailable</w:t>
      </w:r>
      <w:r>
        <w:t xml:space="preserve"> for any scan because the images were previously </w:t>
      </w:r>
      <w:r w:rsidR="00CC70BB">
        <w:t xml:space="preserve">acquired </w:t>
      </w:r>
      <w:r w:rsidR="006C36B9">
        <w:t xml:space="preserve">as part of a previously reported study by </w:t>
      </w:r>
      <w:proofErr w:type="spellStart"/>
      <w:r w:rsidR="006C36B9">
        <w:t>Praagh</w:t>
      </w:r>
      <w:proofErr w:type="spellEnd"/>
      <w:r w:rsidR="006C36B9">
        <w:t xml:space="preserve"> et al. </w:t>
      </w:r>
      <w:r w:rsidR="006C36B9">
        <w:fldChar w:fldCharType="begin"/>
      </w:r>
      <w:r w:rsidR="006C36B9">
        <w:instrText xml:space="preserve"> ADDIN ZOTERO_ITEM CSL_CITATION {"citationID":"uzBWGesA","properties":{"formattedCitation":"[15]","plainCitation":"[15]","noteIndex":0},"citationItems":[{"id":191,"uris":["http://zotero.org/users/6884353/items/7YTXBC8N"],"itemData":{"id":191,"type":"article-journal","container-title":"Medical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C36B9">
        <w:fldChar w:fldCharType="separate"/>
      </w:r>
      <w:r w:rsidR="006C36B9">
        <w:rPr>
          <w:noProof/>
        </w:rPr>
        <w:t>[15]</w:t>
      </w:r>
      <w:r w:rsidR="006C36B9">
        <w:fldChar w:fldCharType="end"/>
      </w:r>
      <w:r w:rsidR="003D25A8">
        <w:t xml:space="preserve">. Because of the lack of calibration data, simulated calibration was used, which </w:t>
      </w:r>
      <w:r w:rsidR="000A61C1">
        <w:t>added</w:t>
      </w:r>
      <w:r w:rsidR="003D25A8">
        <w:t xml:space="preserve"> more variables to the analysis and could cause the integrated calcium </w:t>
      </w:r>
      <w:r w:rsidR="00113F85">
        <w:t xml:space="preserve">mass </w:t>
      </w:r>
      <w:r w:rsidR="003D25A8">
        <w:t xml:space="preserve">technique to suffer. Future studies need to be performed with </w:t>
      </w:r>
      <w:r w:rsidR="000A61C1">
        <w:t>scan-specific</w:t>
      </w:r>
      <w:r w:rsidR="003D25A8">
        <w:t xml:space="preserve"> calibration data. </w:t>
      </w:r>
    </w:p>
    <w:p w14:paraId="26DDD29B" w14:textId="5A46B545" w:rsidR="00FF7C72" w:rsidRDefault="00FF7C72" w:rsidP="002B61D2">
      <w:pPr>
        <w:spacing w:line="480" w:lineRule="auto"/>
      </w:pPr>
    </w:p>
    <w:p w14:paraId="48F76677" w14:textId="1074DF7C" w:rsidR="005A20E6" w:rsidRDefault="00B35C91" w:rsidP="002B61D2">
      <w:pPr>
        <w:spacing w:line="480" w:lineRule="auto"/>
      </w:pPr>
      <w:r>
        <w:t>Previous studies</w:t>
      </w:r>
      <w:r w:rsidR="00FF7C72">
        <w:t xml:space="preserve"> show</w:t>
      </w:r>
      <w:r w:rsidR="005B3F59">
        <w:t xml:space="preserve"> that </w:t>
      </w:r>
      <w:proofErr w:type="spellStart"/>
      <w:r w:rsidR="00FF7C72">
        <w:t>Agatston</w:t>
      </w:r>
      <w:proofErr w:type="spellEnd"/>
      <w:r w:rsidR="00FF7C72">
        <w:t xml:space="preserve"> scoring consistently underestimates calcium density and volume, with even further underestimation for low</w:t>
      </w:r>
      <w:r w:rsidR="005A20E6">
        <w:t>-</w:t>
      </w:r>
      <w:r w:rsidR="00FF7C72">
        <w:t>density and motion-affected plaques</w:t>
      </w:r>
      <w:r w:rsidR="009F2095">
        <w:t xml:space="preserve"> </w:t>
      </w:r>
      <w:r w:rsidR="009F2095">
        <w:fldChar w:fldCharType="begin"/>
      </w:r>
      <w:r w:rsidR="005E40E7">
        <w:instrText xml:space="preserve"> ADDIN ZOTERO_ITEM CSL_CITATION {"citationID":"BTBtmPQ2","properties":{"formattedCitation":"[32]","plainCitation":"[32]","noteIndex":0},"citationItems":[{"id":380,"uris":["http://zotero.org/users/6884353/items/5LDIEVJB"],"itemData":{"id":380,"type":"article-journal","abstract":"Introduction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9F2095">
        <w:fldChar w:fldCharType="separate"/>
      </w:r>
      <w:r w:rsidR="005E40E7">
        <w:rPr>
          <w:noProof/>
        </w:rPr>
        <w:t>[32]</w:t>
      </w:r>
      <w:r w:rsidR="009F2095">
        <w:fldChar w:fldCharType="end"/>
      </w:r>
      <w:r w:rsidR="009F2095">
        <w:t xml:space="preserve">. </w:t>
      </w:r>
      <w:r w:rsidR="00137ED1" w:rsidRPr="00B32C8B">
        <w:rPr>
          <w:rFonts w:ascii="Calibri" w:cs="Calibri"/>
        </w:rPr>
        <w:t>Werf</w:t>
      </w:r>
      <w:r w:rsidR="00137ED1">
        <w:t xml:space="preserve"> et </w:t>
      </w:r>
      <w:r w:rsidR="00073627">
        <w:t>al</w:t>
      </w:r>
      <w:r w:rsidR="00137ED1">
        <w:t xml:space="preserve">. </w:t>
      </w:r>
      <w:r w:rsidR="00073627">
        <w:t>indicate</w:t>
      </w:r>
      <w:r w:rsidR="00137ED1">
        <w:t xml:space="preserve"> </w:t>
      </w:r>
      <w:r w:rsidR="008263BF">
        <w:t>that low</w:t>
      </w:r>
      <w:r w:rsidR="005A20E6">
        <w:t>-</w:t>
      </w:r>
      <w:r w:rsidR="008263BF">
        <w:t xml:space="preserve">density calcifications </w:t>
      </w:r>
      <w:r w:rsidR="005B3F59">
        <w:t xml:space="preserve">might fall below the 130 HU threshold because of blurring from motion </w:t>
      </w:r>
      <w:r w:rsidR="0025096B">
        <w:t xml:space="preserve">which </w:t>
      </w:r>
      <w:r w:rsidR="005B3F59">
        <w:t>artificially reduce</w:t>
      </w:r>
      <w:r w:rsidR="0025096B">
        <w:t xml:space="preserve">s </w:t>
      </w:r>
      <w:r w:rsidR="005B3F59">
        <w:t xml:space="preserve">the </w:t>
      </w:r>
      <w:proofErr w:type="spellStart"/>
      <w:r w:rsidR="005B3F59">
        <w:t>Agatston</w:t>
      </w:r>
      <w:proofErr w:type="spellEnd"/>
      <w:r w:rsidR="005B3F59">
        <w:t xml:space="preserve"> score </w:t>
      </w:r>
      <w:r w:rsidR="009F2095">
        <w:fldChar w:fldCharType="begin"/>
      </w:r>
      <w:r w:rsidR="005E40E7">
        <w:instrText xml:space="preserve"> ADDIN ZOTERO_ITEM CSL_CITATION {"citationID":"InPADz86","properties":{"formattedCitation":"[33]","plainCitation":"[33]","noteIndex":0},"citationItems":[{"id":383,"uris":["http://zotero.org/users/6884353/items/RX6K7MLD"],"itemData":{"id":383,"type":"article-journal","abstract":"To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9F2095">
        <w:fldChar w:fldCharType="separate"/>
      </w:r>
      <w:r w:rsidR="005E40E7">
        <w:rPr>
          <w:noProof/>
        </w:rPr>
        <w:t>[33]</w:t>
      </w:r>
      <w:r w:rsidR="009F2095">
        <w:fldChar w:fldCharType="end"/>
      </w:r>
      <w:r w:rsidR="005B3F59">
        <w:t xml:space="preserve">. </w:t>
      </w:r>
      <w:r w:rsidR="002766BF">
        <w:t>Our study is consistent with these results</w:t>
      </w:r>
      <w:r w:rsidR="00105F57">
        <w:t>; w</w:t>
      </w:r>
      <w:r w:rsidR="002766BF">
        <w:t xml:space="preserve">e showed that </w:t>
      </w:r>
      <w:proofErr w:type="spellStart"/>
      <w:r w:rsidR="002766BF">
        <w:t>Agatston</w:t>
      </w:r>
      <w:proofErr w:type="spellEnd"/>
      <w:r w:rsidR="002766BF">
        <w:t xml:space="preserve"> scoring produced most of the false-negative classifications when calculated on low-density</w:t>
      </w:r>
      <w:r w:rsidR="003823D1">
        <w:t xml:space="preserve"> (</w:t>
      </w:r>
      <w:r w:rsidR="004C5D96">
        <w:t>11.11</w:t>
      </w:r>
      <w:r w:rsidR="003823D1">
        <w:t>%)</w:t>
      </w:r>
      <w:r w:rsidR="002766BF">
        <w:t xml:space="preserve"> </w:t>
      </w:r>
      <w:r w:rsidR="006814F5">
        <w:t xml:space="preserve">or medium-density </w:t>
      </w:r>
      <w:r w:rsidR="003823D1">
        <w:t>(10.</w:t>
      </w:r>
      <w:r w:rsidR="004C5D96">
        <w:t>6</w:t>
      </w:r>
      <w:r w:rsidR="003823D1">
        <w:t xml:space="preserve">%) </w:t>
      </w:r>
      <w:r w:rsidR="002766BF">
        <w:t>calcifications</w:t>
      </w:r>
      <w:r w:rsidR="003823D1">
        <w:t xml:space="preserve"> compared to high-density calcifications (6.9%)</w:t>
      </w:r>
      <w:r w:rsidR="002766BF">
        <w:t>.</w:t>
      </w:r>
      <w:r w:rsidR="001E1142">
        <w:t xml:space="preserve"> </w:t>
      </w:r>
      <w:r w:rsidR="00FB1E77">
        <w:t xml:space="preserve">Future studies are recommended with </w:t>
      </w:r>
      <w:r w:rsidR="004C5D96">
        <w:t>lower-density</w:t>
      </w:r>
      <w:r w:rsidR="00FB1E77">
        <w:t xml:space="preserve"> calcification inserts (&lt; 200 mg/cm</w:t>
      </w:r>
      <w:r w:rsidR="00FB1E77" w:rsidRPr="00265344">
        <w:rPr>
          <w:vertAlign w:val="superscript"/>
        </w:rPr>
        <w:t>3</w:t>
      </w:r>
      <w:r w:rsidR="00FB1E77">
        <w:t xml:space="preserve">) to understand how integrated calcium mass compares to </w:t>
      </w:r>
      <w:proofErr w:type="spellStart"/>
      <w:r w:rsidR="00FB1E77">
        <w:t>Agatston</w:t>
      </w:r>
      <w:proofErr w:type="spellEnd"/>
      <w:r w:rsidR="00FB1E77">
        <w:t xml:space="preserve"> mass within the low</w:t>
      </w:r>
      <w:r w:rsidR="001E1142">
        <w:t>-</w:t>
      </w:r>
      <w:r w:rsidR="00FB1E77">
        <w:t>density regime.</w:t>
      </w:r>
      <w:r w:rsidR="001E1142">
        <w:t xml:space="preserve"> Very high coronary artery calcium density (&gt; 1000 mg/cm</w:t>
      </w:r>
      <w:r w:rsidR="001E1142" w:rsidRPr="00265344">
        <w:rPr>
          <w:vertAlign w:val="superscript"/>
        </w:rPr>
        <w:t>3</w:t>
      </w:r>
      <w:r w:rsidR="001E1142">
        <w:t>) is quite rare</w:t>
      </w:r>
      <w:r w:rsidR="004C5D96">
        <w:t>,</w:t>
      </w:r>
      <w:r w:rsidR="001E1142">
        <w:t xml:space="preserve"> and </w:t>
      </w:r>
      <w:proofErr w:type="spellStart"/>
      <w:r w:rsidR="001E1142">
        <w:t>Agatston</w:t>
      </w:r>
      <w:proofErr w:type="spellEnd"/>
      <w:r w:rsidR="001E1142">
        <w:t xml:space="preserve"> scoring has already shown to be a good predictor of cardiovascular disease within this subset of patients </w:t>
      </w:r>
      <w:r w:rsidR="001E1142">
        <w:fldChar w:fldCharType="begin"/>
      </w:r>
      <w:r w:rsidR="005E40E7">
        <w:instrText xml:space="preserve"> ADDIN ZOTERO_ITEM CSL_CITATION {"citationID":"xmcUxC7z","properties":{"formattedCitation":"[34]","plainCitation":"[34]","noteIndex":0},"citationItems":[{"id":441,"uris":["http://zotero.org/users/6884353/items/UU85QVH2"],"itemData":{"id":441,"type":"article-journal","abstract":"Background:\n\nThere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1E1142">
        <w:fldChar w:fldCharType="separate"/>
      </w:r>
      <w:r w:rsidR="005E40E7">
        <w:rPr>
          <w:noProof/>
        </w:rPr>
        <w:t>[34]</w:t>
      </w:r>
      <w:r w:rsidR="001E1142">
        <w:fldChar w:fldCharType="end"/>
      </w:r>
      <w:r w:rsidR="001E1142">
        <w:t xml:space="preserve">. </w:t>
      </w:r>
    </w:p>
    <w:p w14:paraId="53D7BC4C" w14:textId="77777777" w:rsidR="005A20E6" w:rsidRDefault="005A20E6" w:rsidP="002B61D2">
      <w:pPr>
        <w:spacing w:line="480" w:lineRule="auto"/>
      </w:pPr>
    </w:p>
    <w:p w14:paraId="65A4F62D" w14:textId="76E7435B" w:rsidR="00FF7C72" w:rsidRPr="00D72F93" w:rsidRDefault="00B32C8B" w:rsidP="002B61D2">
      <w:pPr>
        <w:spacing w:line="480" w:lineRule="auto"/>
      </w:pPr>
      <w:proofErr w:type="spellStart"/>
      <w:r>
        <w:t>Tzolos</w:t>
      </w:r>
      <w:proofErr w:type="spellEnd"/>
      <w:r w:rsidR="006575BD">
        <w:t xml:space="preserve"> </w:t>
      </w:r>
      <w:r>
        <w:t>et</w:t>
      </w:r>
      <w:r w:rsidR="006575BD">
        <w:t xml:space="preserve"> al</w:t>
      </w:r>
      <w:r>
        <w:t xml:space="preserve">. showed that </w:t>
      </w:r>
      <w:proofErr w:type="spellStart"/>
      <w:r>
        <w:t>Agatston</w:t>
      </w:r>
      <w:proofErr w:type="spellEnd"/>
      <w:r>
        <w:t xml:space="preserve"> scoring can struggle to detect small calcifications in the coronary arteries of patients due to the threshold requirement of 130 HU and the minimum connected component requirement of 1 mm </w:t>
      </w:r>
      <w:r w:rsidR="009F2095">
        <w:fldChar w:fldCharType="begin"/>
      </w:r>
      <w:r w:rsidR="005E40E7">
        <w:instrText xml:space="preserve"> ADDIN ZOTERO_ITEM CSL_CITATION {"citationID":"G9AgjTf8","properties":{"formattedCitation":"[35]","plainCitation":"[35]","noteIndex":0},"citationItems":[{"id":385,"uris":["http://zotero.org/users/6884353/items/V37QDAEQ"],"itemData":{"id":385,"type":"article-journal","abstract":"Background\nA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9F2095">
        <w:fldChar w:fldCharType="separate"/>
      </w:r>
      <w:r w:rsidR="005E40E7">
        <w:rPr>
          <w:noProof/>
        </w:rPr>
        <w:t>[35]</w:t>
      </w:r>
      <w:r w:rsidR="009F2095">
        <w:fldChar w:fldCharType="end"/>
      </w:r>
      <w:r>
        <w:t>. Our results</w:t>
      </w:r>
      <w:r w:rsidR="0025096B">
        <w:t xml:space="preserve"> are consistent with this study and</w:t>
      </w:r>
      <w:r>
        <w:t xml:space="preserve"> indicate that the size of the calcium insert is a more important variable in accounting for false-</w:t>
      </w:r>
      <w:r>
        <w:lastRenderedPageBreak/>
        <w:t xml:space="preserve">negative </w:t>
      </w:r>
      <w:proofErr w:type="spellStart"/>
      <w:r>
        <w:t>Agatston</w:t>
      </w:r>
      <w:proofErr w:type="spellEnd"/>
      <w:r>
        <w:t xml:space="preserve"> scores than calcium density. The small inserts resulted in </w:t>
      </w:r>
      <w:r w:rsidR="004C5D96">
        <w:t>102</w:t>
      </w:r>
      <w:r>
        <w:t xml:space="preserve"> false-negative </w:t>
      </w:r>
      <w:r w:rsidR="004C5D96">
        <w:t>(CAC=0)</w:t>
      </w:r>
      <w:r>
        <w:t xml:space="preserve"> scores out </w:t>
      </w:r>
      <w:r w:rsidR="004C5D96">
        <w:t xml:space="preserve">of </w:t>
      </w:r>
      <w:r>
        <w:t xml:space="preserve">360 total scores, </w:t>
      </w:r>
      <w:r w:rsidR="00A9312B">
        <w:t>whereas</w:t>
      </w:r>
      <w:r>
        <w:t xml:space="preserve"> the medium and large inserts accounted for </w:t>
      </w:r>
      <w:r w:rsidR="0025096B">
        <w:t xml:space="preserve">only </w:t>
      </w:r>
      <w:r w:rsidR="00A9312B">
        <w:t>one</w:t>
      </w:r>
      <w:r>
        <w:t xml:space="preserve"> false-negative </w:t>
      </w:r>
      <w:r w:rsidR="004C5D96">
        <w:t>(CAC=0)</w:t>
      </w:r>
      <w:r>
        <w:t xml:space="preserve"> score </w:t>
      </w:r>
      <w:r w:rsidR="0025096B">
        <w:t>combined</w:t>
      </w:r>
      <w:r>
        <w:t>.</w:t>
      </w:r>
      <w:r w:rsidR="00FD1C87">
        <w:t xml:space="preserve"> Based on our results, integrated calcium </w:t>
      </w:r>
      <w:r w:rsidR="00113F85">
        <w:t xml:space="preserve">mass </w:t>
      </w:r>
      <w:r w:rsidR="00FD1C87">
        <w:t xml:space="preserve">overcomes many of these issues </w:t>
      </w:r>
      <w:r w:rsidR="005E0ECE">
        <w:t xml:space="preserve">associated with </w:t>
      </w:r>
      <w:proofErr w:type="spellStart"/>
      <w:r w:rsidR="005E0ECE">
        <w:t>Agatston</w:t>
      </w:r>
      <w:proofErr w:type="spellEnd"/>
      <w:r w:rsidR="005E0ECE">
        <w:t xml:space="preserve"> scoring and </w:t>
      </w:r>
      <w:r w:rsidR="00FD1C87">
        <w:t xml:space="preserve">results in fewer false-negative </w:t>
      </w:r>
      <w:r w:rsidR="004C5D96">
        <w:t>(CAC=0)</w:t>
      </w:r>
      <w:r w:rsidR="00FD1C87">
        <w:t xml:space="preserve"> </w:t>
      </w:r>
      <w:r w:rsidR="00B673C3">
        <w:t xml:space="preserve">and false-positive (CAC&gt;0) </w:t>
      </w:r>
      <w:r w:rsidR="00FD1C87">
        <w:t>scores.</w:t>
      </w:r>
    </w:p>
    <w:p w14:paraId="1281A41D" w14:textId="2CEA4874" w:rsidR="004B322F" w:rsidRDefault="004B322F" w:rsidP="002B61D2">
      <w:pPr>
        <w:pStyle w:val="Heading1"/>
        <w:spacing w:line="480" w:lineRule="auto"/>
      </w:pPr>
      <w:r>
        <w:t>V. Conclusion</w:t>
      </w:r>
    </w:p>
    <w:p w14:paraId="22A3AD5A" w14:textId="210FF997" w:rsidR="004F7568" w:rsidRPr="004F7568" w:rsidRDefault="004F7568" w:rsidP="002B61D2">
      <w:pPr>
        <w:spacing w:line="480" w:lineRule="auto"/>
      </w:pPr>
      <w:r>
        <w:t xml:space="preserve">The results of this study </w:t>
      </w:r>
      <w:r w:rsidR="000A61C1">
        <w:t>indicate</w:t>
      </w:r>
      <w:r>
        <w:t xml:space="preserve"> that integrated calcium </w:t>
      </w:r>
      <w:r w:rsidR="00113F85">
        <w:t xml:space="preserve">mass </w:t>
      </w:r>
      <w:r>
        <w:t xml:space="preserve">is more accurate and sensitive than </w:t>
      </w:r>
      <w:proofErr w:type="spellStart"/>
      <w:r>
        <w:t>Agatston</w:t>
      </w:r>
      <w:proofErr w:type="spellEnd"/>
      <w:r>
        <w:t xml:space="preserve"> scoring on </w:t>
      </w:r>
      <w:r w:rsidR="008A75C2">
        <w:t>various</w:t>
      </w:r>
      <w:r>
        <w:t xml:space="preserve"> CT vendors. The improved accuracy and sensitivity of integrative calcium scoring is likely to improve risk-stratification for patients undergoing calcium scoring and </w:t>
      </w:r>
      <w:r w:rsidR="000A61C1">
        <w:t>the</w:t>
      </w:r>
      <w:r w:rsidR="000320B4">
        <w:t>ir potential</w:t>
      </w:r>
      <w:r w:rsidR="000A61C1">
        <w:t xml:space="preserve"> </w:t>
      </w:r>
      <w:r>
        <w:t>outcome.</w:t>
      </w:r>
    </w:p>
    <w:p w14:paraId="4295F764" w14:textId="0E409F08" w:rsidR="00DD1418" w:rsidRDefault="00DD1418" w:rsidP="002B61D2">
      <w:pPr>
        <w:spacing w:line="480" w:lineRule="auto"/>
      </w:pPr>
    </w:p>
    <w:p w14:paraId="2545FE94" w14:textId="59679CA3" w:rsidR="00281F16" w:rsidRDefault="001E62D6" w:rsidP="002B61D2">
      <w:pPr>
        <w:pStyle w:val="Heading1"/>
        <w:spacing w:line="480" w:lineRule="auto"/>
      </w:pPr>
      <w:r>
        <w:t>Acknowledgments</w:t>
      </w:r>
    </w:p>
    <w:p w14:paraId="420AFF18" w14:textId="1CEA5D69" w:rsidR="00A527AA" w:rsidRPr="001D7589" w:rsidRDefault="00C4603A" w:rsidP="00A527AA">
      <w:pPr>
        <w:spacing w:line="480" w:lineRule="auto"/>
        <w:rPr>
          <w:rFonts w:cstheme="minorHAnsi"/>
        </w:rPr>
      </w:pPr>
      <w:r>
        <w:t xml:space="preserve">The </w:t>
      </w:r>
      <w:r w:rsidR="00010BAA">
        <w:t xml:space="preserve">authors would like to thank Drs. </w:t>
      </w:r>
      <w:r w:rsidR="00B652D2" w:rsidRPr="00B652D2">
        <w:t xml:space="preserve">Martin </w:t>
      </w:r>
      <w:proofErr w:type="spellStart"/>
      <w:r w:rsidR="00B652D2" w:rsidRPr="00B652D2">
        <w:t>Willemink</w:t>
      </w:r>
      <w:proofErr w:type="spellEnd"/>
      <w:r w:rsidR="008C2B16">
        <w:t xml:space="preserve"> </w:t>
      </w:r>
      <w:r w:rsidR="003F432D">
        <w:t xml:space="preserve">and </w:t>
      </w:r>
      <w:r w:rsidR="00E7226C" w:rsidRPr="00E7226C">
        <w:t xml:space="preserve">GD van </w:t>
      </w:r>
      <w:proofErr w:type="spellStart"/>
      <w:r w:rsidR="00E0602D" w:rsidRPr="00E0602D">
        <w:t>Praagh</w:t>
      </w:r>
      <w:proofErr w:type="spellEnd"/>
      <w:r w:rsidR="00E7226C">
        <w:t xml:space="preserve"> for </w:t>
      </w:r>
      <w:r w:rsidR="00E36498">
        <w:t xml:space="preserve">sharing their data for this study. </w:t>
      </w:r>
      <w:r w:rsidR="00A527AA">
        <w:t>A grant from Canon Medical Systems, USA</w:t>
      </w:r>
      <w:r w:rsidR="00983DCA">
        <w:t>,</w:t>
      </w:r>
      <w:r w:rsidR="00A527AA">
        <w:t xml:space="preserve"> partially supported this study</w:t>
      </w:r>
      <w:r w:rsidR="00A527AA">
        <w:rPr>
          <w:rFonts w:cstheme="minorHAnsi"/>
        </w:rPr>
        <w:t>.</w:t>
      </w:r>
    </w:p>
    <w:p w14:paraId="2D2D622C" w14:textId="3AE92392" w:rsidR="005E311D" w:rsidRPr="005E311D" w:rsidRDefault="005E311D" w:rsidP="00773208">
      <w:pPr>
        <w:spacing w:line="480" w:lineRule="auto"/>
      </w:pPr>
    </w:p>
    <w:p w14:paraId="0AF30896" w14:textId="77777777" w:rsidR="00DD1418" w:rsidRDefault="00DD1418" w:rsidP="00A42B9F">
      <w:pPr>
        <w:spacing w:line="480" w:lineRule="auto"/>
        <w:rPr>
          <w:rFonts w:asciiTheme="majorHAnsi" w:eastAsiaTheme="majorEastAsia" w:hAnsiTheme="majorHAnsi" w:cstheme="majorBidi"/>
          <w:color w:val="2F5496" w:themeColor="accent1" w:themeShade="BF"/>
          <w:sz w:val="32"/>
          <w:szCs w:val="32"/>
        </w:rPr>
      </w:pPr>
      <w:r>
        <w:br w:type="page"/>
      </w:r>
    </w:p>
    <w:p w14:paraId="2880FAE4" w14:textId="09FE6046" w:rsidR="005A20E6" w:rsidRDefault="00DD1418" w:rsidP="00773208">
      <w:pPr>
        <w:pStyle w:val="Heading1"/>
      </w:pPr>
      <w:r w:rsidRPr="00773208">
        <w:lastRenderedPageBreak/>
        <w:t>References</w:t>
      </w:r>
    </w:p>
    <w:p w14:paraId="458D4620" w14:textId="50893189" w:rsidR="00773208" w:rsidRPr="00773208" w:rsidRDefault="008C2B16" w:rsidP="00773208">
      <w:r>
        <w:rPr>
          <w:rFonts w:ascii="Calibri" w:cs="Calibri"/>
        </w:rPr>
        <w:t xml:space="preserve"> </w:t>
      </w:r>
    </w:p>
    <w:p w14:paraId="56759A21" w14:textId="77777777" w:rsidR="005E40E7" w:rsidRPr="005E40E7" w:rsidRDefault="00CE1682" w:rsidP="005E40E7">
      <w:pPr>
        <w:pStyle w:val="Bibliography"/>
        <w:rPr>
          <w:rFonts w:ascii="Calibri" w:cs="Calibri"/>
        </w:rPr>
      </w:pPr>
      <w:r>
        <w:fldChar w:fldCharType="begin"/>
      </w:r>
      <w:r w:rsidR="0076367A">
        <w:instrText xml:space="preserve"> ADDIN ZOTERO_BIBL {"uncited":[],"omitted":[],"custom":[]} CSL_BIBLIOGRAPHY </w:instrText>
      </w:r>
      <w:r>
        <w:fldChar w:fldCharType="separate"/>
      </w:r>
      <w:r w:rsidR="005E40E7" w:rsidRPr="005E40E7">
        <w:rPr>
          <w:rFonts w:ascii="Calibri" w:cs="Calibri"/>
        </w:rPr>
        <w:t>[1]</w:t>
      </w:r>
      <w:r w:rsidR="005E40E7" w:rsidRPr="005E40E7">
        <w:rPr>
          <w:rFonts w:ascii="Calibri" w:cs="Calibri"/>
        </w:rPr>
        <w:tab/>
        <w:t xml:space="preserve">P. Greenland, M. J. Blaha, M. J. Budoff, R. Erbel, and K. E. Watson, “Coronary Calcium Score and Cardiovascular Risk,” </w:t>
      </w:r>
      <w:r w:rsidR="005E40E7" w:rsidRPr="005E40E7">
        <w:rPr>
          <w:rFonts w:ascii="Calibri" w:cs="Calibri"/>
          <w:i/>
          <w:iCs/>
        </w:rPr>
        <w:t>J. Am. Coll. Cardiol.</w:t>
      </w:r>
      <w:r w:rsidR="005E40E7" w:rsidRPr="005E40E7">
        <w:rPr>
          <w:rFonts w:ascii="Calibri" w:cs="Calibri"/>
        </w:rPr>
        <w:t>, vol. 72, no. 4, pp. 434–447, Jul. 2018, doi: 10.1016/j.jacc.2018.05.027.</w:t>
      </w:r>
    </w:p>
    <w:p w14:paraId="78A6CCCF" w14:textId="77777777" w:rsidR="005E40E7" w:rsidRPr="005E40E7" w:rsidRDefault="005E40E7" w:rsidP="005E40E7">
      <w:pPr>
        <w:pStyle w:val="Bibliography"/>
        <w:rPr>
          <w:rFonts w:ascii="Calibri" w:cs="Calibri"/>
        </w:rPr>
      </w:pPr>
      <w:r w:rsidRPr="005E40E7">
        <w:rPr>
          <w:rFonts w:ascii="Calibri" w:cs="Calibri"/>
        </w:rPr>
        <w:t>[2]</w:t>
      </w:r>
      <w:r w:rsidRPr="005E40E7">
        <w:rPr>
          <w:rFonts w:ascii="Calibri" w:cs="Calibri"/>
        </w:rPr>
        <w:tab/>
        <w:t>“Predictive Value of Coronary Artery Calcium Score Categories for Coronary Events Versus Strokes: Impact of Sex and Race | Circulation: Cardiovascular Imaging.” https://www.ahajournals.org/doi/10.1161/CIRCIMAGING.119.010153 (accessed Jun. 03, 2022).</w:t>
      </w:r>
    </w:p>
    <w:p w14:paraId="320C25D3" w14:textId="77777777" w:rsidR="005E40E7" w:rsidRPr="005E40E7" w:rsidRDefault="005E40E7" w:rsidP="005E40E7">
      <w:pPr>
        <w:pStyle w:val="Bibliography"/>
        <w:rPr>
          <w:rFonts w:ascii="Calibri" w:cs="Calibri"/>
        </w:rPr>
      </w:pPr>
      <w:r w:rsidRPr="005E40E7">
        <w:rPr>
          <w:rFonts w:ascii="Calibri" w:cs="Calibri"/>
        </w:rPr>
        <w:t>[3]</w:t>
      </w:r>
      <w:r w:rsidRPr="005E40E7">
        <w:rPr>
          <w:rFonts w:ascii="Calibri" w:cs="Calibri"/>
        </w:rPr>
        <w:tab/>
        <w:t xml:space="preserve">D. Lloyd-Jones </w:t>
      </w:r>
      <w:r w:rsidRPr="005E40E7">
        <w:rPr>
          <w:rFonts w:ascii="Calibri" w:cs="Calibri"/>
          <w:i/>
          <w:iCs/>
        </w:rPr>
        <w:t>et al.</w:t>
      </w:r>
      <w:r w:rsidRPr="005E40E7">
        <w:rPr>
          <w:rFonts w:ascii="Calibri" w:cs="Calibri"/>
        </w:rPr>
        <w:t xml:space="preserve">, “Executive summary: heart disease and stroke statistics--2010 update: a report from the American Heart Association,” </w:t>
      </w:r>
      <w:r w:rsidRPr="005E40E7">
        <w:rPr>
          <w:rFonts w:ascii="Calibri" w:cs="Calibri"/>
          <w:i/>
          <w:iCs/>
        </w:rPr>
        <w:t>Circulation</w:t>
      </w:r>
      <w:r w:rsidRPr="005E40E7">
        <w:rPr>
          <w:rFonts w:ascii="Calibri" w:cs="Calibri"/>
        </w:rPr>
        <w:t>, vol. 121, no. 7, pp. 948–954, Feb. 2010, doi: 10.1161/CIRCULATIONAHA.109.192666.</w:t>
      </w:r>
    </w:p>
    <w:p w14:paraId="1713D69D" w14:textId="77777777" w:rsidR="005E40E7" w:rsidRPr="005E40E7" w:rsidRDefault="005E40E7" w:rsidP="005E40E7">
      <w:pPr>
        <w:pStyle w:val="Bibliography"/>
        <w:rPr>
          <w:rFonts w:ascii="Calibri" w:cs="Calibri"/>
        </w:rPr>
      </w:pPr>
      <w:r w:rsidRPr="005E40E7">
        <w:rPr>
          <w:rFonts w:ascii="Calibri" w:cs="Calibri"/>
        </w:rPr>
        <w:t>[4]</w:t>
      </w:r>
      <w:r w:rsidRPr="005E40E7">
        <w:rPr>
          <w:rFonts w:ascii="Calibri" w:cs="Calibri"/>
        </w:rPr>
        <w:tab/>
        <w:t xml:space="preserve">A. S. Agatston, W. R. Janowitz, F. J. Hildner, N. R. Zusmer, M. Viamonte, and R. Detrano, “Quantification of coronary artery calcium using ultrafast computed tomography,” </w:t>
      </w:r>
      <w:r w:rsidRPr="005E40E7">
        <w:rPr>
          <w:rFonts w:ascii="Calibri" w:cs="Calibri"/>
          <w:i/>
          <w:iCs/>
        </w:rPr>
        <w:t>J. Am. Coll. Cardiol.</w:t>
      </w:r>
      <w:r w:rsidRPr="005E40E7">
        <w:rPr>
          <w:rFonts w:ascii="Calibri" w:cs="Calibri"/>
        </w:rPr>
        <w:t>, vol. 15, no. 4, pp. 827–832, Mar. 1990, doi: 10.1016/0735-1097(90)90282-T.</w:t>
      </w:r>
    </w:p>
    <w:p w14:paraId="6F1CF908" w14:textId="77777777" w:rsidR="005E40E7" w:rsidRPr="005E40E7" w:rsidRDefault="005E40E7" w:rsidP="005E40E7">
      <w:pPr>
        <w:pStyle w:val="Bibliography"/>
        <w:rPr>
          <w:rFonts w:ascii="Calibri" w:cs="Calibri"/>
        </w:rPr>
      </w:pPr>
      <w:r w:rsidRPr="005E40E7">
        <w:rPr>
          <w:rFonts w:ascii="Calibri" w:cs="Calibri"/>
        </w:rPr>
        <w:t>[5]</w:t>
      </w:r>
      <w:r w:rsidRPr="005E40E7">
        <w:rPr>
          <w:rFonts w:ascii="Calibri" w:cs="Calibri"/>
        </w:rPr>
        <w:tab/>
        <w:t xml:space="preserve">M. S. Lo‐Kioeng‐Shioe </w:t>
      </w:r>
      <w:r w:rsidRPr="005E40E7">
        <w:rPr>
          <w:rFonts w:ascii="Calibri" w:cs="Calibri"/>
          <w:i/>
          <w:iCs/>
        </w:rPr>
        <w:t>et al.</w:t>
      </w:r>
      <w:r w:rsidRPr="005E40E7">
        <w:rPr>
          <w:rFonts w:ascii="Calibri" w:cs="Calibri"/>
        </w:rPr>
        <w:t xml:space="preserve">, “Coronary Calcium Characteristics as Predictors of Major Adverse Cardiac Events in Symptomatic Patients: Insights From the CORE320 Multinational Study,” </w:t>
      </w:r>
      <w:r w:rsidRPr="005E40E7">
        <w:rPr>
          <w:rFonts w:ascii="Calibri" w:cs="Calibri"/>
          <w:i/>
          <w:iCs/>
        </w:rPr>
        <w:t>J. Am. Heart Assoc.</w:t>
      </w:r>
      <w:r w:rsidRPr="005E40E7">
        <w:rPr>
          <w:rFonts w:ascii="Calibri" w:cs="Calibri"/>
        </w:rPr>
        <w:t>, vol. 8, no. 6, p. e007201, Mar. 2019, doi: 10.1161/JAHA.117.007201.</w:t>
      </w:r>
    </w:p>
    <w:p w14:paraId="458AAA5B" w14:textId="77777777" w:rsidR="005E40E7" w:rsidRPr="005E40E7" w:rsidRDefault="005E40E7" w:rsidP="005E40E7">
      <w:pPr>
        <w:pStyle w:val="Bibliography"/>
        <w:rPr>
          <w:rFonts w:ascii="Calibri" w:cs="Calibri"/>
        </w:rPr>
      </w:pPr>
      <w:r w:rsidRPr="005E40E7">
        <w:rPr>
          <w:rFonts w:ascii="Calibri" w:cs="Calibri"/>
        </w:rPr>
        <w:t>[6]</w:t>
      </w:r>
      <w:r w:rsidRPr="005E40E7">
        <w:rPr>
          <w:rFonts w:ascii="Calibri" w:cs="Calibri"/>
        </w:rPr>
        <w:tab/>
        <w:t xml:space="preserve">D. E. Bild </w:t>
      </w:r>
      <w:r w:rsidRPr="005E40E7">
        <w:rPr>
          <w:rFonts w:ascii="Calibri" w:cs="Calibri"/>
          <w:i/>
          <w:iCs/>
        </w:rPr>
        <w:t>et al.</w:t>
      </w:r>
      <w:r w:rsidRPr="005E40E7">
        <w:rPr>
          <w:rFonts w:ascii="Calibri" w:cs="Calibri"/>
        </w:rPr>
        <w:t xml:space="preserve">, “Multi-Ethnic Study of Atherosclerosis: Objectives and Design,” </w:t>
      </w:r>
      <w:r w:rsidRPr="005E40E7">
        <w:rPr>
          <w:rFonts w:ascii="Calibri" w:cs="Calibri"/>
          <w:i/>
          <w:iCs/>
        </w:rPr>
        <w:t>Am. J. Epidemiol.</w:t>
      </w:r>
      <w:r w:rsidRPr="005E40E7">
        <w:rPr>
          <w:rFonts w:ascii="Calibri" w:cs="Calibri"/>
        </w:rPr>
        <w:t>, vol. 156, no. 9, pp. 871–881, Nov. 2002, doi: 10.1093/aje/kwf113.</w:t>
      </w:r>
    </w:p>
    <w:p w14:paraId="73B64809" w14:textId="77777777" w:rsidR="005E40E7" w:rsidRPr="005E40E7" w:rsidRDefault="005E40E7" w:rsidP="005E40E7">
      <w:pPr>
        <w:pStyle w:val="Bibliography"/>
        <w:rPr>
          <w:rFonts w:ascii="Calibri" w:cs="Calibri"/>
        </w:rPr>
      </w:pPr>
      <w:r w:rsidRPr="005E40E7">
        <w:rPr>
          <w:rFonts w:ascii="Calibri" w:cs="Calibri"/>
        </w:rPr>
        <w:t>[7]</w:t>
      </w:r>
      <w:r w:rsidRPr="005E40E7">
        <w:rPr>
          <w:rFonts w:ascii="Calibri" w:cs="Calibri"/>
        </w:rPr>
        <w:tab/>
        <w:t xml:space="preserve">M. B. Mortensen </w:t>
      </w:r>
      <w:r w:rsidRPr="005E40E7">
        <w:rPr>
          <w:rFonts w:ascii="Calibri" w:cs="Calibri"/>
          <w:i/>
          <w:iCs/>
        </w:rPr>
        <w:t>et al.</w:t>
      </w:r>
      <w:r w:rsidRPr="005E40E7">
        <w:rPr>
          <w:rFonts w:ascii="Calibri" w:cs="Calibri"/>
        </w:rPr>
        <w:t xml:space="preserve">, “Association of Age With the Diagnostic Value of Coronary Artery Calcium Score for Ruling Out Coronary Stenosis in Symptomatic Patients,” </w:t>
      </w:r>
      <w:r w:rsidRPr="005E40E7">
        <w:rPr>
          <w:rFonts w:ascii="Calibri" w:cs="Calibri"/>
          <w:i/>
          <w:iCs/>
        </w:rPr>
        <w:t>JAMA Cardiol.</w:t>
      </w:r>
      <w:r w:rsidRPr="005E40E7">
        <w:rPr>
          <w:rFonts w:ascii="Calibri" w:cs="Calibri"/>
        </w:rPr>
        <w:t>, vol. 7, no. 1, pp. 36–44, Jan. 2022, doi: 10.1001/jamacardio.2021.4406.</w:t>
      </w:r>
    </w:p>
    <w:p w14:paraId="32F67F73" w14:textId="77777777" w:rsidR="005E40E7" w:rsidRPr="005E40E7" w:rsidRDefault="005E40E7" w:rsidP="005E40E7">
      <w:pPr>
        <w:pStyle w:val="Bibliography"/>
        <w:rPr>
          <w:rFonts w:ascii="Calibri" w:cs="Calibri"/>
        </w:rPr>
      </w:pPr>
      <w:r w:rsidRPr="005E40E7">
        <w:rPr>
          <w:rFonts w:ascii="Calibri" w:cs="Calibri"/>
        </w:rPr>
        <w:t>[8]</w:t>
      </w:r>
      <w:r w:rsidRPr="005E40E7">
        <w:rPr>
          <w:rFonts w:ascii="Calibri" w:cs="Calibri"/>
        </w:rPr>
        <w:tab/>
        <w:t xml:space="preserve">S. Shea </w:t>
      </w:r>
      <w:r w:rsidRPr="005E40E7">
        <w:rPr>
          <w:rFonts w:ascii="Calibri" w:cs="Calibri"/>
          <w:i/>
          <w:iCs/>
        </w:rPr>
        <w:t>et al.</w:t>
      </w:r>
      <w:r w:rsidRPr="005E40E7">
        <w:rPr>
          <w:rFonts w:ascii="Calibri" w:cs="Calibri"/>
        </w:rPr>
        <w:t xml:space="preserve">, “Spatially Weighted Coronary Artery Calcium Score and Coronary Heart Disease Events in the Multi-Ethnic Study of Atherosclerosis,” </w:t>
      </w:r>
      <w:r w:rsidRPr="005E40E7">
        <w:rPr>
          <w:rFonts w:ascii="Calibri" w:cs="Calibri"/>
          <w:i/>
          <w:iCs/>
        </w:rPr>
        <w:t>Circ. Cardiovasc. Imaging</w:t>
      </w:r>
      <w:r w:rsidRPr="005E40E7">
        <w:rPr>
          <w:rFonts w:ascii="Calibri" w:cs="Calibri"/>
        </w:rPr>
        <w:t>, vol. 14, no. 1, p. e011981, Jan. 2021, doi: 10.1161/CIRCIMAGING.120.011981.</w:t>
      </w:r>
    </w:p>
    <w:p w14:paraId="3584341F" w14:textId="77777777" w:rsidR="005E40E7" w:rsidRPr="005E40E7" w:rsidRDefault="005E40E7" w:rsidP="005E40E7">
      <w:pPr>
        <w:pStyle w:val="Bibliography"/>
        <w:rPr>
          <w:rFonts w:ascii="Calibri" w:cs="Calibri"/>
        </w:rPr>
      </w:pPr>
      <w:r w:rsidRPr="005E40E7">
        <w:rPr>
          <w:rFonts w:ascii="Calibri" w:cs="Calibri"/>
        </w:rPr>
        <w:t>[9]</w:t>
      </w:r>
      <w:r w:rsidRPr="005E40E7">
        <w:rPr>
          <w:rFonts w:ascii="Calibri" w:cs="Calibri"/>
        </w:rPr>
        <w:tab/>
        <w:t xml:space="preserve">C. J. Liang, M. J. Budoff, J. D. Kaufman, R. A. Kronmal, and E. R. Brown, “An alternative method for quantifying coronary artery calcification: the multi-ethnic study of atherosclerosis (MESA),” </w:t>
      </w:r>
      <w:r w:rsidRPr="005E40E7">
        <w:rPr>
          <w:rFonts w:ascii="Calibri" w:cs="Calibri"/>
          <w:i/>
          <w:iCs/>
        </w:rPr>
        <w:t>BMC Med. Imaging</w:t>
      </w:r>
      <w:r w:rsidRPr="005E40E7">
        <w:rPr>
          <w:rFonts w:ascii="Calibri" w:cs="Calibri"/>
        </w:rPr>
        <w:t>, vol. 12, p. 14, Jul. 2012, doi: 10.1186/1471-2342-12-14.</w:t>
      </w:r>
    </w:p>
    <w:p w14:paraId="2BD05ED5" w14:textId="77777777" w:rsidR="005E40E7" w:rsidRPr="005E40E7" w:rsidRDefault="005E40E7" w:rsidP="005E40E7">
      <w:pPr>
        <w:pStyle w:val="Bibliography"/>
        <w:rPr>
          <w:rFonts w:ascii="Calibri" w:cs="Calibri"/>
        </w:rPr>
      </w:pPr>
      <w:r w:rsidRPr="005E40E7">
        <w:rPr>
          <w:rFonts w:ascii="Calibri" w:cs="Calibri"/>
        </w:rPr>
        <w:t>[10]</w:t>
      </w:r>
      <w:r w:rsidRPr="005E40E7">
        <w:rPr>
          <w:rFonts w:ascii="Calibri" w:cs="Calibri"/>
        </w:rPr>
        <w:tab/>
        <w:t xml:space="preserve">M. J. Willemink </w:t>
      </w:r>
      <w:r w:rsidRPr="005E40E7">
        <w:rPr>
          <w:rFonts w:ascii="Calibri" w:cs="Calibri"/>
          <w:i/>
          <w:iCs/>
        </w:rPr>
        <w:t>et al.</w:t>
      </w:r>
      <w:r w:rsidRPr="005E40E7">
        <w:rPr>
          <w:rFonts w:ascii="Calibri" w:cs="Calibri"/>
        </w:rPr>
        <w:t xml:space="preserve">, “Coronary Artery Calcification Scoring with State-of-the-Art CT Scanners from Different Vendors Has Substantial Effect on Risk Classification,” </w:t>
      </w:r>
      <w:r w:rsidRPr="005E40E7">
        <w:rPr>
          <w:rFonts w:ascii="Calibri" w:cs="Calibri"/>
          <w:i/>
          <w:iCs/>
        </w:rPr>
        <w:t>Radiology</w:t>
      </w:r>
      <w:r w:rsidRPr="005E40E7">
        <w:rPr>
          <w:rFonts w:ascii="Calibri" w:cs="Calibri"/>
        </w:rPr>
        <w:t>, vol. 273, no. 3, pp. 695–702, Dec. 2014, doi: 10.1148/radiol.14140066.</w:t>
      </w:r>
    </w:p>
    <w:p w14:paraId="73D2D57C" w14:textId="77777777" w:rsidR="005E40E7" w:rsidRPr="005E40E7" w:rsidRDefault="005E40E7" w:rsidP="005E40E7">
      <w:pPr>
        <w:pStyle w:val="Bibliography"/>
        <w:rPr>
          <w:rFonts w:ascii="Calibri" w:cs="Calibri"/>
        </w:rPr>
      </w:pPr>
      <w:r w:rsidRPr="005E40E7">
        <w:rPr>
          <w:rFonts w:ascii="Calibri" w:cs="Calibri"/>
        </w:rPr>
        <w:t>[11]</w:t>
      </w:r>
      <w:r w:rsidRPr="005E40E7">
        <w:rPr>
          <w:rFonts w:ascii="Calibri" w:cs="Calibri"/>
        </w:rPr>
        <w:tab/>
        <w:t xml:space="preserve">M. J. Blaha, M. B. Mortensen, S. Kianoush, R. Tota-Maharaj, and M. Cainzos-Achirica, “Coronary Artery Calcium Scoring: Is It Time for a Change in Methodology?,” </w:t>
      </w:r>
      <w:r w:rsidRPr="005E40E7">
        <w:rPr>
          <w:rFonts w:ascii="Calibri" w:cs="Calibri"/>
          <w:i/>
          <w:iCs/>
        </w:rPr>
        <w:t>JACC Cardiovasc. Imaging</w:t>
      </w:r>
      <w:r w:rsidRPr="005E40E7">
        <w:rPr>
          <w:rFonts w:ascii="Calibri" w:cs="Calibri"/>
        </w:rPr>
        <w:t>, vol. 10, no. 8, pp. 923–937, Aug. 2017, doi: 10.1016/j.jcmg.2017.05.007.</w:t>
      </w:r>
    </w:p>
    <w:p w14:paraId="7A54FA84" w14:textId="77777777" w:rsidR="005E40E7" w:rsidRPr="005E40E7" w:rsidRDefault="005E40E7" w:rsidP="005E40E7">
      <w:pPr>
        <w:pStyle w:val="Bibliography"/>
        <w:rPr>
          <w:rFonts w:ascii="Calibri" w:cs="Calibri"/>
        </w:rPr>
      </w:pPr>
      <w:r w:rsidRPr="005E40E7">
        <w:rPr>
          <w:rFonts w:ascii="Calibri" w:cs="Calibri"/>
        </w:rPr>
        <w:t>[12]</w:t>
      </w:r>
      <w:r w:rsidRPr="005E40E7">
        <w:rPr>
          <w:rFonts w:ascii="Calibri" w:cs="Calibri"/>
        </w:rPr>
        <w:tab/>
        <w:t>“Coronary calcium scores are systematically underestimated at a large chest size: A multivendor phantom study - ClinicalKey.” https://www.clinicalkey.com/#!/content/playContent/1-s2.0-S1934592515001070?returnurl=null&amp;referrer=null (accessed Nov. 11, 2022).</w:t>
      </w:r>
    </w:p>
    <w:p w14:paraId="291B9F8D" w14:textId="77777777" w:rsidR="005E40E7" w:rsidRPr="005E40E7" w:rsidRDefault="005E40E7" w:rsidP="005E40E7">
      <w:pPr>
        <w:pStyle w:val="Bibliography"/>
        <w:rPr>
          <w:rFonts w:ascii="Calibri" w:cs="Calibri"/>
        </w:rPr>
      </w:pPr>
      <w:r w:rsidRPr="005E40E7">
        <w:rPr>
          <w:rFonts w:ascii="Calibri" w:cs="Calibri"/>
        </w:rPr>
        <w:lastRenderedPageBreak/>
        <w:t>[13]</w:t>
      </w:r>
      <w:r w:rsidRPr="005E40E7">
        <w:rPr>
          <w:rFonts w:ascii="Calibri" w:cs="Calibri"/>
        </w:rPr>
        <w:tab/>
        <w:t xml:space="preserve">Y. Urabe </w:t>
      </w:r>
      <w:r w:rsidRPr="005E40E7">
        <w:rPr>
          <w:rFonts w:ascii="Calibri" w:cs="Calibri"/>
          <w:i/>
          <w:iCs/>
        </w:rPr>
        <w:t>et al.</w:t>
      </w:r>
      <w:r w:rsidRPr="005E40E7">
        <w:rPr>
          <w:rFonts w:ascii="Calibri" w:cs="Calibri"/>
        </w:rPr>
        <w:t xml:space="preserve">, “Identifying Small Coronary Calcification in Non-Contrast 0.5-mm Slice Reconstruction to Diagnose Coronary Artery Disease in Patients with a Conventional Zero Coronary Artery Calcium Score,” </w:t>
      </w:r>
      <w:r w:rsidRPr="005E40E7">
        <w:rPr>
          <w:rFonts w:ascii="Calibri" w:cs="Calibri"/>
          <w:i/>
          <w:iCs/>
        </w:rPr>
        <w:t>J. Atheroscler. Thromb.</w:t>
      </w:r>
      <w:r w:rsidRPr="005E40E7">
        <w:rPr>
          <w:rFonts w:ascii="Calibri" w:cs="Calibri"/>
        </w:rPr>
        <w:t>, vol. 23, no. 12, pp. 1324–1333, Dec. 2016, doi: 10.5551/jat.35808.</w:t>
      </w:r>
    </w:p>
    <w:p w14:paraId="23C4B8F8" w14:textId="77777777" w:rsidR="005E40E7" w:rsidRPr="005E40E7" w:rsidRDefault="005E40E7" w:rsidP="005E40E7">
      <w:pPr>
        <w:pStyle w:val="Bibliography"/>
        <w:rPr>
          <w:rFonts w:ascii="Calibri" w:cs="Calibri"/>
        </w:rPr>
      </w:pPr>
      <w:r w:rsidRPr="005E40E7">
        <w:rPr>
          <w:rFonts w:ascii="Calibri" w:cs="Calibri"/>
        </w:rPr>
        <w:t>[14]</w:t>
      </w:r>
      <w:r w:rsidRPr="005E40E7">
        <w:rPr>
          <w:rFonts w:ascii="Calibri" w:cs="Calibri"/>
        </w:rPr>
        <w:tab/>
        <w:t xml:space="preserve">S. Molloi, T. Johnson, H. Ding, and J. Lipinski, “Accurate quantification of vessel cross-sectional area using CT angiography: a simulation study,” </w:t>
      </w:r>
      <w:r w:rsidRPr="005E40E7">
        <w:rPr>
          <w:rFonts w:ascii="Calibri" w:cs="Calibri"/>
          <w:i/>
          <w:iCs/>
        </w:rPr>
        <w:t>Int. J. Cardiovasc. Imaging</w:t>
      </w:r>
      <w:r w:rsidRPr="005E40E7">
        <w:rPr>
          <w:rFonts w:ascii="Calibri" w:cs="Calibri"/>
        </w:rPr>
        <w:t>, vol. 33, Mar. 2017, doi: 10.1007/s10554-016-1007-9.</w:t>
      </w:r>
    </w:p>
    <w:p w14:paraId="4CF8C647" w14:textId="77777777" w:rsidR="005E40E7" w:rsidRPr="005E40E7" w:rsidRDefault="005E40E7" w:rsidP="005E40E7">
      <w:pPr>
        <w:pStyle w:val="Bibliography"/>
        <w:rPr>
          <w:rFonts w:ascii="Calibri" w:cs="Calibri"/>
        </w:rPr>
      </w:pPr>
      <w:r w:rsidRPr="005E40E7">
        <w:rPr>
          <w:rFonts w:ascii="Calibri" w:cs="Calibri"/>
        </w:rPr>
        <w:t>[15]</w:t>
      </w:r>
      <w:r w:rsidRPr="005E40E7">
        <w:rPr>
          <w:rFonts w:ascii="Calibri" w:cs="Calibri"/>
        </w:rPr>
        <w:tab/>
        <w:t xml:space="preserve">G. D. Praagh </w:t>
      </w:r>
      <w:r w:rsidRPr="005E40E7">
        <w:rPr>
          <w:rFonts w:ascii="Calibri" w:cs="Calibri"/>
          <w:i/>
          <w:iCs/>
        </w:rPr>
        <w:t>et al.</w:t>
      </w:r>
      <w:r w:rsidRPr="005E40E7">
        <w:rPr>
          <w:rFonts w:ascii="Calibri" w:cs="Calibri"/>
        </w:rPr>
        <w:t xml:space="preserve">, “Fully automated quantification method (FQM) of coronary calcium in an anthropomorphic phantom,” </w:t>
      </w:r>
      <w:r w:rsidRPr="005E40E7">
        <w:rPr>
          <w:rFonts w:ascii="Calibri" w:cs="Calibri"/>
          <w:i/>
          <w:iCs/>
        </w:rPr>
        <w:t>Med. Phys.</w:t>
      </w:r>
      <w:r w:rsidRPr="005E40E7">
        <w:rPr>
          <w:rFonts w:ascii="Calibri" w:cs="Calibri"/>
        </w:rPr>
        <w:t>, vol. 48, no. 7, pp. 3730–3740, Jul. 2021, doi: 10.1002/mp.14912.</w:t>
      </w:r>
    </w:p>
    <w:p w14:paraId="7EDB76DE" w14:textId="77777777" w:rsidR="005E40E7" w:rsidRPr="005E40E7" w:rsidRDefault="005E40E7" w:rsidP="005E40E7">
      <w:pPr>
        <w:pStyle w:val="Bibliography"/>
        <w:rPr>
          <w:rFonts w:ascii="Calibri" w:cs="Calibri"/>
        </w:rPr>
      </w:pPr>
      <w:r w:rsidRPr="005E40E7">
        <w:rPr>
          <w:rFonts w:ascii="Calibri" w:cs="Calibri"/>
        </w:rPr>
        <w:t>[16]</w:t>
      </w:r>
      <w:r w:rsidRPr="005E40E7">
        <w:rPr>
          <w:rFonts w:ascii="Calibri" w:cs="Calibri"/>
        </w:rPr>
        <w:tab/>
        <w:t xml:space="preserve">J. Bezanson, A. Edelman, S. Karpinski, and V. B. Shah, “Julia: A Fresh Approach to Numerical Computing,” </w:t>
      </w:r>
      <w:r w:rsidRPr="005E40E7">
        <w:rPr>
          <w:rFonts w:ascii="Calibri" w:cs="Calibri"/>
          <w:i/>
          <w:iCs/>
        </w:rPr>
        <w:t>SIAM Rev.</w:t>
      </w:r>
      <w:r w:rsidRPr="005E40E7">
        <w:rPr>
          <w:rFonts w:ascii="Calibri" w:cs="Calibri"/>
        </w:rPr>
        <w:t>, vol. 59, no. 1, pp. 65–98, Jan. 2017, doi: 10.1137/141000671.</w:t>
      </w:r>
    </w:p>
    <w:p w14:paraId="446C2420" w14:textId="77777777" w:rsidR="005E40E7" w:rsidRPr="005E40E7" w:rsidRDefault="005E40E7" w:rsidP="005E40E7">
      <w:pPr>
        <w:pStyle w:val="Bibliography"/>
        <w:rPr>
          <w:rFonts w:ascii="Calibri" w:cs="Calibri"/>
        </w:rPr>
      </w:pPr>
      <w:r w:rsidRPr="005E40E7">
        <w:rPr>
          <w:rFonts w:ascii="Calibri" w:cs="Calibri"/>
        </w:rPr>
        <w:t>[17]</w:t>
      </w:r>
      <w:r w:rsidRPr="005E40E7">
        <w:rPr>
          <w:rFonts w:ascii="Calibri" w:cs="Calibri"/>
        </w:rPr>
        <w:tab/>
        <w:t>D. Black, S. Molloi, X. Xiao, S. Shen, and S. Nie, “Accurate and Robust Quantification of Calcium Mass in Coronary Artery Calcium Using the Integrated Hounsfield Technique,” presented at the AAPM 2022, 64th Annual Meeting and Exhibition, Jul. 2022. Accessed: Aug. 08, 2022. [Online]. Available: https://w4.aapm.org/meetings/2022AM/programInfo/programAbs.php?sid=10792&amp;aid=66792</w:t>
      </w:r>
    </w:p>
    <w:p w14:paraId="03B2B4AC" w14:textId="77777777" w:rsidR="005E40E7" w:rsidRPr="005E40E7" w:rsidRDefault="005E40E7" w:rsidP="005E40E7">
      <w:pPr>
        <w:pStyle w:val="Bibliography"/>
        <w:rPr>
          <w:rFonts w:ascii="Calibri" w:cs="Calibri"/>
        </w:rPr>
      </w:pPr>
      <w:r w:rsidRPr="005E40E7">
        <w:rPr>
          <w:rFonts w:ascii="Calibri" w:cs="Calibri"/>
        </w:rPr>
        <w:t>[18]</w:t>
      </w:r>
      <w:r w:rsidRPr="005E40E7">
        <w:rPr>
          <w:rFonts w:ascii="Calibri" w:cs="Calibri"/>
        </w:rPr>
        <w:tab/>
        <w:t xml:space="preserve">D. Black, X. Xiao, Y. Shen, S. Nie, and S. Molloi, “498 Quantification Of Calcium Mass For Cases With Near Zero Coronary Artery Calcium Score,” </w:t>
      </w:r>
      <w:r w:rsidRPr="005E40E7">
        <w:rPr>
          <w:rFonts w:ascii="Calibri" w:cs="Calibri"/>
          <w:i/>
          <w:iCs/>
        </w:rPr>
        <w:t>J. Cardiovasc. Comput. Tomogr.</w:t>
      </w:r>
      <w:r w:rsidRPr="005E40E7">
        <w:rPr>
          <w:rFonts w:ascii="Calibri" w:cs="Calibri"/>
        </w:rPr>
        <w:t>, vol. 16, no. 4, p. S47, Jul. 2022, doi: 10.1016/j.jcct.2022.06.109.</w:t>
      </w:r>
    </w:p>
    <w:p w14:paraId="79C9E42D" w14:textId="77777777" w:rsidR="005E40E7" w:rsidRPr="005E40E7" w:rsidRDefault="005E40E7" w:rsidP="005E40E7">
      <w:pPr>
        <w:pStyle w:val="Bibliography"/>
        <w:rPr>
          <w:rFonts w:ascii="Calibri" w:cs="Calibri"/>
        </w:rPr>
      </w:pPr>
      <w:r w:rsidRPr="005E40E7">
        <w:rPr>
          <w:rFonts w:ascii="Calibri" w:cs="Calibri"/>
        </w:rPr>
        <w:t>[19]</w:t>
      </w:r>
      <w:r w:rsidRPr="005E40E7">
        <w:rPr>
          <w:rFonts w:ascii="Calibri" w:cs="Calibri"/>
        </w:rPr>
        <w:tab/>
        <w:t xml:space="preserve">J. M. Boone, T. R. Fewell, and R. J. Jennings, “Molybdenum, rhodium, and tungsten anode spectral models using interpolating polynomials with application to mammography,” </w:t>
      </w:r>
      <w:r w:rsidRPr="005E40E7">
        <w:rPr>
          <w:rFonts w:ascii="Calibri" w:cs="Calibri"/>
          <w:i/>
          <w:iCs/>
        </w:rPr>
        <w:t>Med. Phys.</w:t>
      </w:r>
      <w:r w:rsidRPr="005E40E7">
        <w:rPr>
          <w:rFonts w:ascii="Calibri" w:cs="Calibri"/>
        </w:rPr>
        <w:t>, vol. 24, no. 12, pp. 1863–1874, Dec. 1997, doi: 10.1118/1.598100.</w:t>
      </w:r>
    </w:p>
    <w:p w14:paraId="51438D4E" w14:textId="77777777" w:rsidR="005E40E7" w:rsidRPr="005E40E7" w:rsidRDefault="005E40E7" w:rsidP="005E40E7">
      <w:pPr>
        <w:pStyle w:val="Bibliography"/>
        <w:rPr>
          <w:rFonts w:ascii="Calibri" w:cs="Calibri"/>
        </w:rPr>
      </w:pPr>
      <w:r w:rsidRPr="005E40E7">
        <w:rPr>
          <w:rFonts w:ascii="Calibri" w:cs="Calibri"/>
        </w:rPr>
        <w:t>[20]</w:t>
      </w:r>
      <w:r w:rsidRPr="005E40E7">
        <w:rPr>
          <w:rFonts w:ascii="Calibri" w:cs="Calibri"/>
        </w:rPr>
        <w:tab/>
        <w:t xml:space="preserve">J. M. Boone and A. E. Chavez, “Comparison of x-ray cross sections for diagnostic and therapeutic medical physics,” </w:t>
      </w:r>
      <w:r w:rsidRPr="005E40E7">
        <w:rPr>
          <w:rFonts w:ascii="Calibri" w:cs="Calibri"/>
          <w:i/>
          <w:iCs/>
        </w:rPr>
        <w:t>Med. Phys.</w:t>
      </w:r>
      <w:r w:rsidRPr="005E40E7">
        <w:rPr>
          <w:rFonts w:ascii="Calibri" w:cs="Calibri"/>
        </w:rPr>
        <w:t>, vol. 23, no. 12, pp. 1997–2005, Dec. 1996, doi: 10.1118/1.597899.</w:t>
      </w:r>
    </w:p>
    <w:p w14:paraId="2790C606" w14:textId="77777777" w:rsidR="005E40E7" w:rsidRPr="005E40E7" w:rsidRDefault="005E40E7" w:rsidP="005E40E7">
      <w:pPr>
        <w:pStyle w:val="Bibliography"/>
        <w:rPr>
          <w:rFonts w:ascii="Calibri" w:cs="Calibri"/>
        </w:rPr>
      </w:pPr>
      <w:r w:rsidRPr="005E40E7">
        <w:rPr>
          <w:rFonts w:ascii="Calibri" w:cs="Calibri"/>
        </w:rPr>
        <w:t>[21]</w:t>
      </w:r>
      <w:r w:rsidRPr="005E40E7">
        <w:rPr>
          <w:rFonts w:ascii="Calibri" w:cs="Calibri"/>
        </w:rPr>
        <w:tab/>
        <w:t>“Dale-Black/CalciumScoring.jl: Initial Release | Zenodo.” https://zenodo.org/record/6903873 (accessed Aug. 11, 2022).</w:t>
      </w:r>
    </w:p>
    <w:p w14:paraId="7809A21A" w14:textId="77777777" w:rsidR="005E40E7" w:rsidRPr="005E40E7" w:rsidRDefault="005E40E7" w:rsidP="005E40E7">
      <w:pPr>
        <w:pStyle w:val="Bibliography"/>
        <w:rPr>
          <w:rFonts w:ascii="Calibri" w:cs="Calibri"/>
        </w:rPr>
      </w:pPr>
      <w:r w:rsidRPr="005E40E7">
        <w:rPr>
          <w:rFonts w:ascii="Calibri" w:cs="Calibri"/>
        </w:rPr>
        <w:t>[22]</w:t>
      </w:r>
      <w:r w:rsidRPr="005E40E7">
        <w:rPr>
          <w:rFonts w:ascii="Calibri" w:cs="Calibri"/>
        </w:rPr>
        <w:tab/>
        <w:t xml:space="preserve">D. Bates </w:t>
      </w:r>
      <w:r w:rsidRPr="005E40E7">
        <w:rPr>
          <w:rFonts w:ascii="Calibri" w:cs="Calibri"/>
          <w:i/>
          <w:iCs/>
        </w:rPr>
        <w:t>et al.</w:t>
      </w:r>
      <w:r w:rsidRPr="005E40E7">
        <w:rPr>
          <w:rFonts w:ascii="Calibri" w:cs="Calibri"/>
        </w:rPr>
        <w:t>, “JuliaStats/GLM.jl: v1.8.0.” Zenodo, May 25, 2022. doi: 10.5281/zenodo.6580436.</w:t>
      </w:r>
    </w:p>
    <w:p w14:paraId="249CBC0E" w14:textId="77777777" w:rsidR="005E40E7" w:rsidRPr="005E40E7" w:rsidRDefault="005E40E7" w:rsidP="005E40E7">
      <w:pPr>
        <w:pStyle w:val="Bibliography"/>
        <w:rPr>
          <w:rFonts w:ascii="Calibri" w:cs="Calibri"/>
        </w:rPr>
      </w:pPr>
      <w:r w:rsidRPr="005E40E7">
        <w:rPr>
          <w:rFonts w:ascii="Calibri" w:cs="Calibri"/>
        </w:rPr>
        <w:t>[23]</w:t>
      </w:r>
      <w:r w:rsidRPr="005E40E7">
        <w:rPr>
          <w:rFonts w:ascii="Calibri" w:cs="Calibri"/>
        </w:rPr>
        <w:tab/>
        <w:t xml:space="preserve">S. Danisch and J. Krumbiegel, “Makie.jl: Flexible high-performance data visualization for Julia,” </w:t>
      </w:r>
      <w:r w:rsidRPr="005E40E7">
        <w:rPr>
          <w:rFonts w:ascii="Calibri" w:cs="Calibri"/>
          <w:i/>
          <w:iCs/>
        </w:rPr>
        <w:t>J. Open Source Softw.</w:t>
      </w:r>
      <w:r w:rsidRPr="005E40E7">
        <w:rPr>
          <w:rFonts w:ascii="Calibri" w:cs="Calibri"/>
        </w:rPr>
        <w:t>, vol. 6, no. 65, p. 3349, Sep. 2021, doi: 10.21105/joss.03349.</w:t>
      </w:r>
    </w:p>
    <w:p w14:paraId="2BE71B43" w14:textId="77777777" w:rsidR="005E40E7" w:rsidRPr="005E40E7" w:rsidRDefault="005E40E7" w:rsidP="005E40E7">
      <w:pPr>
        <w:pStyle w:val="Bibliography"/>
        <w:rPr>
          <w:rFonts w:ascii="Calibri" w:cs="Calibri"/>
        </w:rPr>
      </w:pPr>
      <w:r w:rsidRPr="005E40E7">
        <w:rPr>
          <w:rFonts w:ascii="Calibri" w:cs="Calibri"/>
        </w:rPr>
        <w:t>[24]</w:t>
      </w:r>
      <w:r w:rsidRPr="005E40E7">
        <w:rPr>
          <w:rFonts w:ascii="Calibri" w:cs="Calibri"/>
        </w:rPr>
        <w:tab/>
        <w:t xml:space="preserve">F. van der Plas </w:t>
      </w:r>
      <w:r w:rsidRPr="005E40E7">
        <w:rPr>
          <w:rFonts w:ascii="Calibri" w:cs="Calibri"/>
          <w:i/>
          <w:iCs/>
        </w:rPr>
        <w:t>et al.</w:t>
      </w:r>
      <w:r w:rsidRPr="005E40E7">
        <w:rPr>
          <w:rFonts w:ascii="Calibri" w:cs="Calibri"/>
        </w:rPr>
        <w:t>, “fonsp/Pluto.jl: v0.19.11.” Zenodo, Jul. 27, 2022. doi: 10.5281/zenodo.6916713.</w:t>
      </w:r>
    </w:p>
    <w:p w14:paraId="5C0D9954" w14:textId="77777777" w:rsidR="005E40E7" w:rsidRPr="005E40E7" w:rsidRDefault="005E40E7" w:rsidP="005E40E7">
      <w:pPr>
        <w:pStyle w:val="Bibliography"/>
        <w:rPr>
          <w:rFonts w:ascii="Calibri" w:cs="Calibri"/>
        </w:rPr>
      </w:pPr>
      <w:r w:rsidRPr="005E40E7">
        <w:rPr>
          <w:rFonts w:ascii="Calibri" w:cs="Calibri"/>
        </w:rPr>
        <w:t>[25]</w:t>
      </w:r>
      <w:r w:rsidRPr="005E40E7">
        <w:rPr>
          <w:rFonts w:ascii="Calibri" w:cs="Calibri"/>
        </w:rPr>
        <w:tab/>
        <w:t xml:space="preserve">“DataFrames.jl/index.md at main · JuliaData/DataFrames.jl,” </w:t>
      </w:r>
      <w:r w:rsidRPr="005E40E7">
        <w:rPr>
          <w:rFonts w:ascii="Calibri" w:cs="Calibri"/>
          <w:i/>
          <w:iCs/>
        </w:rPr>
        <w:t>GitHub</w:t>
      </w:r>
      <w:r w:rsidRPr="005E40E7">
        <w:rPr>
          <w:rFonts w:ascii="Calibri" w:cs="Calibri"/>
        </w:rPr>
        <w:t>. https://github.com/JuliaData/DataFrames.jl (accessed Jun. 01, 2022).</w:t>
      </w:r>
    </w:p>
    <w:p w14:paraId="10C00A01" w14:textId="77777777" w:rsidR="005E40E7" w:rsidRPr="005E40E7" w:rsidRDefault="005E40E7" w:rsidP="005E40E7">
      <w:pPr>
        <w:pStyle w:val="Bibliography"/>
        <w:rPr>
          <w:rFonts w:ascii="Calibri" w:cs="Calibri"/>
        </w:rPr>
      </w:pPr>
      <w:r w:rsidRPr="005E40E7">
        <w:rPr>
          <w:rFonts w:ascii="Calibri" w:cs="Calibri"/>
        </w:rPr>
        <w:t>[26]</w:t>
      </w:r>
      <w:r w:rsidRPr="005E40E7">
        <w:rPr>
          <w:rFonts w:ascii="Calibri" w:cs="Calibri"/>
        </w:rPr>
        <w:tab/>
        <w:t xml:space="preserve">M. J. Budoff </w:t>
      </w:r>
      <w:r w:rsidRPr="005E40E7">
        <w:rPr>
          <w:rFonts w:ascii="Calibri" w:cs="Calibri"/>
          <w:i/>
          <w:iCs/>
        </w:rPr>
        <w:t>et al.</w:t>
      </w:r>
      <w:r w:rsidRPr="005E40E7">
        <w:rPr>
          <w:rFonts w:ascii="Calibri" w:cs="Calibri"/>
        </w:rPr>
        <w:t xml:space="preserve">, “Ten-year association of coronary artery calcium with atherosclerotic cardiovascular disease (ASCVD) events: the multi-ethnic study of atherosclerosis (MESA),” </w:t>
      </w:r>
      <w:r w:rsidRPr="005E40E7">
        <w:rPr>
          <w:rFonts w:ascii="Calibri" w:cs="Calibri"/>
          <w:i/>
          <w:iCs/>
        </w:rPr>
        <w:t>Eur. Heart J.</w:t>
      </w:r>
      <w:r w:rsidRPr="005E40E7">
        <w:rPr>
          <w:rFonts w:ascii="Calibri" w:cs="Calibri"/>
        </w:rPr>
        <w:t>, vol. 39, no. 25, pp. 2401–2408, Jul. 2018, doi: 10.1093/eurheartj/ehy217.</w:t>
      </w:r>
    </w:p>
    <w:p w14:paraId="324C7DB7" w14:textId="77777777" w:rsidR="005E40E7" w:rsidRPr="005E40E7" w:rsidRDefault="005E40E7" w:rsidP="005E40E7">
      <w:pPr>
        <w:pStyle w:val="Bibliography"/>
        <w:rPr>
          <w:rFonts w:ascii="Calibri" w:cs="Calibri"/>
        </w:rPr>
      </w:pPr>
      <w:r w:rsidRPr="005E40E7">
        <w:rPr>
          <w:rFonts w:ascii="Calibri" w:cs="Calibri"/>
        </w:rPr>
        <w:t>[27]</w:t>
      </w:r>
      <w:r w:rsidRPr="005E40E7">
        <w:rPr>
          <w:rFonts w:ascii="Calibri" w:cs="Calibri"/>
        </w:rPr>
        <w:tab/>
        <w:t xml:space="preserve">J. M. Wolterink, T. Leiner, R. A. P. Takx, M. A. Viergever, and I. Išgum, “Automatic Coronary Calcium Scoring in Non-Contrast-Enhanced ECG-Triggered Cardiac CT With </w:t>
      </w:r>
      <w:r w:rsidRPr="005E40E7">
        <w:rPr>
          <w:rFonts w:ascii="Calibri" w:cs="Calibri"/>
        </w:rPr>
        <w:lastRenderedPageBreak/>
        <w:t xml:space="preserve">Ambiguity Detection,” </w:t>
      </w:r>
      <w:r w:rsidRPr="005E40E7">
        <w:rPr>
          <w:rFonts w:ascii="Calibri" w:cs="Calibri"/>
          <w:i/>
          <w:iCs/>
        </w:rPr>
        <w:t>IEEE Trans. Med. Imaging</w:t>
      </w:r>
      <w:r w:rsidRPr="005E40E7">
        <w:rPr>
          <w:rFonts w:ascii="Calibri" w:cs="Calibri"/>
        </w:rPr>
        <w:t>, vol. 34, no. 9, pp. 1867–1878, Sep. 2015, doi: 10.1109/TMI.2015.2412651.</w:t>
      </w:r>
    </w:p>
    <w:p w14:paraId="3B7F958B" w14:textId="77777777" w:rsidR="005E40E7" w:rsidRPr="005E40E7" w:rsidRDefault="005E40E7" w:rsidP="005E40E7">
      <w:pPr>
        <w:pStyle w:val="Bibliography"/>
        <w:rPr>
          <w:rFonts w:ascii="Calibri" w:cs="Calibri"/>
        </w:rPr>
      </w:pPr>
      <w:r w:rsidRPr="005E40E7">
        <w:rPr>
          <w:rFonts w:ascii="Calibri" w:cs="Calibri"/>
        </w:rPr>
        <w:t>[28]</w:t>
      </w:r>
      <w:r w:rsidRPr="005E40E7">
        <w:rPr>
          <w:rFonts w:ascii="Calibri" w:cs="Calibri"/>
        </w:rPr>
        <w:tab/>
        <w:t xml:space="preserve">R. Shahzad </w:t>
      </w:r>
      <w:r w:rsidRPr="005E40E7">
        <w:rPr>
          <w:rFonts w:ascii="Calibri" w:cs="Calibri"/>
          <w:i/>
          <w:iCs/>
        </w:rPr>
        <w:t>et al.</w:t>
      </w:r>
      <w:r w:rsidRPr="005E40E7">
        <w:rPr>
          <w:rFonts w:ascii="Calibri" w:cs="Calibri"/>
        </w:rPr>
        <w:t xml:space="preserve">, “Vessel Specific Coronary Artery Calcium Scoring,” </w:t>
      </w:r>
      <w:r w:rsidRPr="005E40E7">
        <w:rPr>
          <w:rFonts w:ascii="Calibri" w:cs="Calibri"/>
          <w:i/>
          <w:iCs/>
        </w:rPr>
        <w:t>Acad. Radiol.</w:t>
      </w:r>
      <w:r w:rsidRPr="005E40E7">
        <w:rPr>
          <w:rFonts w:ascii="Calibri" w:cs="Calibri"/>
        </w:rPr>
        <w:t>, vol. 20, no. 1, pp. 1–9, Jan. 2013, doi: 10.1016/j.acra.2012.07.018.</w:t>
      </w:r>
    </w:p>
    <w:p w14:paraId="2898DAF3" w14:textId="77777777" w:rsidR="005E40E7" w:rsidRPr="005E40E7" w:rsidRDefault="005E40E7" w:rsidP="005E40E7">
      <w:pPr>
        <w:pStyle w:val="Bibliography"/>
        <w:rPr>
          <w:rFonts w:ascii="Calibri" w:cs="Calibri"/>
        </w:rPr>
      </w:pPr>
      <w:r w:rsidRPr="005E40E7">
        <w:rPr>
          <w:rFonts w:ascii="Calibri" w:cs="Calibri"/>
        </w:rPr>
        <w:t>[29]</w:t>
      </w:r>
      <w:r w:rsidRPr="005E40E7">
        <w:rPr>
          <w:rFonts w:ascii="Calibri" w:cs="Calibri"/>
        </w:rPr>
        <w:tab/>
        <w:t xml:space="preserve">J. M. Wolterink </w:t>
      </w:r>
      <w:r w:rsidRPr="005E40E7">
        <w:rPr>
          <w:rFonts w:ascii="Calibri" w:cs="Calibri"/>
          <w:i/>
          <w:iCs/>
        </w:rPr>
        <w:t>et al.</w:t>
      </w:r>
      <w:r w:rsidRPr="005E40E7">
        <w:rPr>
          <w:rFonts w:ascii="Calibri" w:cs="Calibri"/>
        </w:rPr>
        <w:t xml:space="preserve">, “An evaluation of automatic coronary artery calcium scoring methods with cardiac CT using the orCaScore framework,” </w:t>
      </w:r>
      <w:r w:rsidRPr="005E40E7">
        <w:rPr>
          <w:rFonts w:ascii="Calibri" w:cs="Calibri"/>
          <w:i/>
          <w:iCs/>
        </w:rPr>
        <w:t>Med. Phys.</w:t>
      </w:r>
      <w:r w:rsidRPr="005E40E7">
        <w:rPr>
          <w:rFonts w:ascii="Calibri" w:cs="Calibri"/>
        </w:rPr>
        <w:t>, vol. 43, no. 5, pp. 2361–2373, 2016, doi: 10.1118/1.4945696.</w:t>
      </w:r>
    </w:p>
    <w:p w14:paraId="0B1473DF" w14:textId="77777777" w:rsidR="005E40E7" w:rsidRPr="005E40E7" w:rsidRDefault="005E40E7" w:rsidP="005E40E7">
      <w:pPr>
        <w:pStyle w:val="Bibliography"/>
        <w:rPr>
          <w:rFonts w:ascii="Calibri" w:cs="Calibri"/>
        </w:rPr>
      </w:pPr>
      <w:r w:rsidRPr="005E40E7">
        <w:rPr>
          <w:rFonts w:ascii="Calibri" w:cs="Calibri"/>
        </w:rPr>
        <w:t>[30]</w:t>
      </w:r>
      <w:r w:rsidRPr="005E40E7">
        <w:rPr>
          <w:rFonts w:ascii="Calibri" w:cs="Calibri"/>
        </w:rPr>
        <w:tab/>
        <w:t xml:space="preserve">S. D. Qanadli, A.-M. Jouannic, J. Dehmeshki, and T.-L. Lu, “CT Attenuation Values of Blood and Myocardium: Rationale for Accurate Coronary Artery Calcifications Detection with Multi-Detector CT,” </w:t>
      </w:r>
      <w:r w:rsidRPr="005E40E7">
        <w:rPr>
          <w:rFonts w:ascii="Calibri" w:cs="Calibri"/>
          <w:i/>
          <w:iCs/>
        </w:rPr>
        <w:t>PLoS ONE</w:t>
      </w:r>
      <w:r w:rsidRPr="005E40E7">
        <w:rPr>
          <w:rFonts w:ascii="Calibri" w:cs="Calibri"/>
        </w:rPr>
        <w:t>, vol. 10, no. 4, p. e0124175, Apr. 2015, doi: 10.1371/journal.pone.0124175.</w:t>
      </w:r>
    </w:p>
    <w:p w14:paraId="2AADF274" w14:textId="77777777" w:rsidR="005E40E7" w:rsidRPr="005E40E7" w:rsidRDefault="005E40E7" w:rsidP="005E40E7">
      <w:pPr>
        <w:pStyle w:val="Bibliography"/>
        <w:rPr>
          <w:rFonts w:ascii="Calibri" w:cs="Calibri"/>
        </w:rPr>
      </w:pPr>
      <w:r w:rsidRPr="005E40E7">
        <w:rPr>
          <w:rFonts w:ascii="Calibri" w:cs="Calibri"/>
        </w:rPr>
        <w:t>[31]</w:t>
      </w:r>
      <w:r w:rsidRPr="005E40E7">
        <w:rPr>
          <w:rFonts w:ascii="Calibri" w:cs="Calibri"/>
        </w:rPr>
        <w:tab/>
        <w:t xml:space="preserve">L. V. Klüner, E. K. Oikonomou, and C. Antoniades, “Assessing Cardiovascular Risk by Using the Fat Attenuation Index in                     Coronary CT Angiography,” </w:t>
      </w:r>
      <w:r w:rsidRPr="005E40E7">
        <w:rPr>
          <w:rFonts w:ascii="Calibri" w:cs="Calibri"/>
          <w:i/>
          <w:iCs/>
        </w:rPr>
        <w:t>Radiol. Cardiothorac. Imaging</w:t>
      </w:r>
      <w:r w:rsidRPr="005E40E7">
        <w:rPr>
          <w:rFonts w:ascii="Calibri" w:cs="Calibri"/>
        </w:rPr>
        <w:t>, vol. 3, no. 1, p. e200563, Feb. 2021, doi: 10.1148/ryct.2021200563.</w:t>
      </w:r>
    </w:p>
    <w:p w14:paraId="6E3B07B5" w14:textId="77777777" w:rsidR="005E40E7" w:rsidRPr="005E40E7" w:rsidRDefault="005E40E7" w:rsidP="005E40E7">
      <w:pPr>
        <w:pStyle w:val="Bibliography"/>
        <w:rPr>
          <w:rFonts w:ascii="Calibri" w:cs="Calibri"/>
        </w:rPr>
      </w:pPr>
      <w:r w:rsidRPr="005E40E7">
        <w:rPr>
          <w:rFonts w:ascii="Calibri" w:cs="Calibri"/>
        </w:rPr>
        <w:t>[32]</w:t>
      </w:r>
      <w:r w:rsidRPr="005E40E7">
        <w:rPr>
          <w:rFonts w:ascii="Calibri" w:cs="Calibri"/>
        </w:rPr>
        <w:tab/>
        <w:t xml:space="preserve">J. Šprem </w:t>
      </w:r>
      <w:r w:rsidRPr="005E40E7">
        <w:rPr>
          <w:rFonts w:ascii="Calibri" w:cs="Calibri"/>
          <w:i/>
          <w:iCs/>
        </w:rPr>
        <w:t>et al.</w:t>
      </w:r>
      <w:r w:rsidRPr="005E40E7">
        <w:rPr>
          <w:rFonts w:ascii="Calibri" w:cs="Calibri"/>
        </w:rPr>
        <w:t xml:space="preserve">, “Coronary calcium scoring with partial volume correction in anthropomorphic thorax phantom and screening chest CT images,” </w:t>
      </w:r>
      <w:r w:rsidRPr="005E40E7">
        <w:rPr>
          <w:rFonts w:ascii="Calibri" w:cs="Calibri"/>
          <w:i/>
          <w:iCs/>
        </w:rPr>
        <w:t>PLOS ONE</w:t>
      </w:r>
      <w:r w:rsidRPr="005E40E7">
        <w:rPr>
          <w:rFonts w:ascii="Calibri" w:cs="Calibri"/>
        </w:rPr>
        <w:t>, vol. 13, no. 12, p. e0209318, Dec. 2018, doi: 10.1371/journal.pone.0209318.</w:t>
      </w:r>
    </w:p>
    <w:p w14:paraId="69A3941A" w14:textId="77777777" w:rsidR="005E40E7" w:rsidRPr="005E40E7" w:rsidRDefault="005E40E7" w:rsidP="005E40E7">
      <w:pPr>
        <w:pStyle w:val="Bibliography"/>
        <w:rPr>
          <w:rFonts w:ascii="Calibri" w:cs="Calibri"/>
        </w:rPr>
      </w:pPr>
      <w:r w:rsidRPr="005E40E7">
        <w:rPr>
          <w:rFonts w:ascii="Calibri" w:cs="Calibri"/>
        </w:rPr>
        <w:t>[33]</w:t>
      </w:r>
      <w:r w:rsidRPr="005E40E7">
        <w:rPr>
          <w:rFonts w:ascii="Calibri" w:cs="Calibri"/>
        </w:rPr>
        <w:tab/>
        <w:t xml:space="preserve">N. R. van der Werf, M. J. Willemink, T. P. Willems, R. Vliegenthart, M. J. W. Greuter, and T. Leiner, “Influence of heart rate on coronary calcium scores: a multi-manufacturer phantom study,” </w:t>
      </w:r>
      <w:r w:rsidRPr="005E40E7">
        <w:rPr>
          <w:rFonts w:ascii="Calibri" w:cs="Calibri"/>
          <w:i/>
          <w:iCs/>
        </w:rPr>
        <w:t>Int. J. Cardiovasc. Imaging</w:t>
      </w:r>
      <w:r w:rsidRPr="005E40E7">
        <w:rPr>
          <w:rFonts w:ascii="Calibri" w:cs="Calibri"/>
        </w:rPr>
        <w:t>, vol. 34, no. 6, pp. 959–966, Jun. 2018, doi: 10.1007/s10554-017-1293-x.</w:t>
      </w:r>
    </w:p>
    <w:p w14:paraId="43759245" w14:textId="77777777" w:rsidR="005E40E7" w:rsidRPr="005E40E7" w:rsidRDefault="005E40E7" w:rsidP="005E40E7">
      <w:pPr>
        <w:pStyle w:val="Bibliography"/>
        <w:rPr>
          <w:rFonts w:ascii="Calibri" w:cs="Calibri"/>
        </w:rPr>
      </w:pPr>
      <w:r w:rsidRPr="005E40E7">
        <w:rPr>
          <w:rFonts w:ascii="Calibri" w:cs="Calibri"/>
        </w:rPr>
        <w:t>[34]</w:t>
      </w:r>
      <w:r w:rsidRPr="005E40E7">
        <w:rPr>
          <w:rFonts w:ascii="Calibri" w:cs="Calibri"/>
        </w:rPr>
        <w:tab/>
        <w:t xml:space="preserve">A. W. Peng </w:t>
      </w:r>
      <w:r w:rsidRPr="005E40E7">
        <w:rPr>
          <w:rFonts w:ascii="Calibri" w:cs="Calibri"/>
          <w:i/>
          <w:iCs/>
        </w:rPr>
        <w:t>et al.</w:t>
      </w:r>
      <w:r w:rsidRPr="005E40E7">
        <w:rPr>
          <w:rFonts w:ascii="Calibri" w:cs="Calibri"/>
        </w:rPr>
        <w:t xml:space="preserve">, “Very High Coronary Artery Calcium (≥1000) and Association With Cardiovascular Disease Events, Non–Cardiovascular Disease Outcomes, and Mortality,” </w:t>
      </w:r>
      <w:r w:rsidRPr="005E40E7">
        <w:rPr>
          <w:rFonts w:ascii="Calibri" w:cs="Calibri"/>
          <w:i/>
          <w:iCs/>
        </w:rPr>
        <w:t>Circulation</w:t>
      </w:r>
      <w:r w:rsidRPr="005E40E7">
        <w:rPr>
          <w:rFonts w:ascii="Calibri" w:cs="Calibri"/>
        </w:rPr>
        <w:t>, vol. 143, no. 16, pp. 1571–1583, Apr. 2021, doi: 10.1161/CIRCULATIONAHA.120.050545.</w:t>
      </w:r>
    </w:p>
    <w:p w14:paraId="10793F54" w14:textId="77777777" w:rsidR="005E40E7" w:rsidRPr="005E40E7" w:rsidRDefault="005E40E7" w:rsidP="005E40E7">
      <w:pPr>
        <w:pStyle w:val="Bibliography"/>
        <w:rPr>
          <w:rFonts w:ascii="Calibri" w:cs="Calibri"/>
        </w:rPr>
      </w:pPr>
      <w:r w:rsidRPr="005E40E7">
        <w:rPr>
          <w:rFonts w:ascii="Calibri" w:cs="Calibri"/>
        </w:rPr>
        <w:t>[35]</w:t>
      </w:r>
      <w:r w:rsidRPr="005E40E7">
        <w:rPr>
          <w:rFonts w:ascii="Calibri" w:cs="Calibri"/>
        </w:rPr>
        <w:tab/>
        <w:t xml:space="preserve">E. Tzolos </w:t>
      </w:r>
      <w:r w:rsidRPr="005E40E7">
        <w:rPr>
          <w:rFonts w:ascii="Calibri" w:cs="Calibri"/>
          <w:i/>
          <w:iCs/>
        </w:rPr>
        <w:t>et al.</w:t>
      </w:r>
      <w:r w:rsidRPr="005E40E7">
        <w:rPr>
          <w:rFonts w:ascii="Calibri" w:cs="Calibri"/>
        </w:rPr>
        <w:t xml:space="preserve">, “Detection of small coronary calcifications in patients with Agatston coronary artery calcium score of zero,” </w:t>
      </w:r>
      <w:r w:rsidRPr="005E40E7">
        <w:rPr>
          <w:rFonts w:ascii="Calibri" w:cs="Calibri"/>
          <w:i/>
          <w:iCs/>
        </w:rPr>
        <w:t>J. Cardiovasc. Comput. Tomogr.</w:t>
      </w:r>
      <w:r w:rsidRPr="005E40E7">
        <w:rPr>
          <w:rFonts w:ascii="Calibri" w:cs="Calibri"/>
        </w:rPr>
        <w:t>, vol. 16, no. 2, pp. 150–154, Mar. 2022, doi: 10.1016/j.jcct.2021.10.004.</w:t>
      </w:r>
    </w:p>
    <w:p w14:paraId="2EF02ACA" w14:textId="59364835" w:rsidR="00DD1418" w:rsidRPr="00DD1418" w:rsidRDefault="00CE1682" w:rsidP="00883ED6">
      <w:pPr>
        <w:spacing w:line="480" w:lineRule="auto"/>
      </w:pPr>
      <w:r>
        <w:fldChar w:fldCharType="end"/>
      </w:r>
    </w:p>
    <w:p w14:paraId="0BDC4731" w14:textId="52522B21" w:rsidR="004B322F" w:rsidRDefault="004B322F" w:rsidP="00883ED6">
      <w:pPr>
        <w:spacing w:line="480" w:lineRule="auto"/>
      </w:pPr>
    </w:p>
    <w:sectPr w:rsidR="004B322F" w:rsidSect="00883ED6">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44B82" w14:textId="77777777" w:rsidR="00641171" w:rsidRDefault="00641171" w:rsidP="00883ED6">
      <w:r>
        <w:separator/>
      </w:r>
    </w:p>
  </w:endnote>
  <w:endnote w:type="continuationSeparator" w:id="0">
    <w:p w14:paraId="1E62F320" w14:textId="77777777" w:rsidR="00641171" w:rsidRDefault="00641171" w:rsidP="00883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52E09" w14:textId="77777777" w:rsidR="00641171" w:rsidRDefault="00641171" w:rsidP="00883ED6">
      <w:r>
        <w:separator/>
      </w:r>
    </w:p>
  </w:footnote>
  <w:footnote w:type="continuationSeparator" w:id="0">
    <w:p w14:paraId="2013A19B" w14:textId="77777777" w:rsidR="00641171" w:rsidRDefault="00641171" w:rsidP="00883E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44A89"/>
    <w:multiLevelType w:val="multilevel"/>
    <w:tmpl w:val="6A4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5A6354"/>
    <w:multiLevelType w:val="hybridMultilevel"/>
    <w:tmpl w:val="FCEEEC46"/>
    <w:lvl w:ilvl="0" w:tplc="0902CF7A">
      <w:start w:val="4"/>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452024372">
    <w:abstractNumId w:val="0"/>
  </w:num>
  <w:num w:numId="2" w16cid:durableId="5682260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E5"/>
    <w:rsid w:val="00007DD3"/>
    <w:rsid w:val="00010601"/>
    <w:rsid w:val="00010BAA"/>
    <w:rsid w:val="0001305A"/>
    <w:rsid w:val="000150FF"/>
    <w:rsid w:val="00016514"/>
    <w:rsid w:val="00020645"/>
    <w:rsid w:val="00020F8E"/>
    <w:rsid w:val="00030ADB"/>
    <w:rsid w:val="000320B4"/>
    <w:rsid w:val="000333CE"/>
    <w:rsid w:val="00040BF8"/>
    <w:rsid w:val="00040F6F"/>
    <w:rsid w:val="0005175E"/>
    <w:rsid w:val="000535C4"/>
    <w:rsid w:val="0005453F"/>
    <w:rsid w:val="0006516A"/>
    <w:rsid w:val="00066953"/>
    <w:rsid w:val="00072974"/>
    <w:rsid w:val="00073627"/>
    <w:rsid w:val="00077D71"/>
    <w:rsid w:val="00093355"/>
    <w:rsid w:val="00093770"/>
    <w:rsid w:val="0009645C"/>
    <w:rsid w:val="000966E7"/>
    <w:rsid w:val="00097550"/>
    <w:rsid w:val="000A61C1"/>
    <w:rsid w:val="000C3FC5"/>
    <w:rsid w:val="000D1382"/>
    <w:rsid w:val="000D6A2D"/>
    <w:rsid w:val="000D7745"/>
    <w:rsid w:val="000E43E0"/>
    <w:rsid w:val="000F35CB"/>
    <w:rsid w:val="00105F57"/>
    <w:rsid w:val="00113F85"/>
    <w:rsid w:val="00122398"/>
    <w:rsid w:val="00124487"/>
    <w:rsid w:val="00127C50"/>
    <w:rsid w:val="001323FC"/>
    <w:rsid w:val="00137ED1"/>
    <w:rsid w:val="00144F44"/>
    <w:rsid w:val="00151200"/>
    <w:rsid w:val="00160EF2"/>
    <w:rsid w:val="00175304"/>
    <w:rsid w:val="00181EE4"/>
    <w:rsid w:val="00182375"/>
    <w:rsid w:val="0019700D"/>
    <w:rsid w:val="001A3DB6"/>
    <w:rsid w:val="001A6236"/>
    <w:rsid w:val="001B2900"/>
    <w:rsid w:val="001C5601"/>
    <w:rsid w:val="001E1142"/>
    <w:rsid w:val="001E28E4"/>
    <w:rsid w:val="001E62D6"/>
    <w:rsid w:val="001F0DFD"/>
    <w:rsid w:val="001F1212"/>
    <w:rsid w:val="00201E3E"/>
    <w:rsid w:val="00211248"/>
    <w:rsid w:val="00217FA9"/>
    <w:rsid w:val="002244B2"/>
    <w:rsid w:val="00230D64"/>
    <w:rsid w:val="0023760F"/>
    <w:rsid w:val="0024269A"/>
    <w:rsid w:val="0025096B"/>
    <w:rsid w:val="00251822"/>
    <w:rsid w:val="002524E9"/>
    <w:rsid w:val="00256F7F"/>
    <w:rsid w:val="002621CF"/>
    <w:rsid w:val="00262869"/>
    <w:rsid w:val="00262D25"/>
    <w:rsid w:val="00265344"/>
    <w:rsid w:val="002663C0"/>
    <w:rsid w:val="00266DA4"/>
    <w:rsid w:val="002766BF"/>
    <w:rsid w:val="002772BE"/>
    <w:rsid w:val="00281F16"/>
    <w:rsid w:val="00282BE5"/>
    <w:rsid w:val="00284FE5"/>
    <w:rsid w:val="00296DD6"/>
    <w:rsid w:val="002A7A29"/>
    <w:rsid w:val="002A7CF8"/>
    <w:rsid w:val="002B61D2"/>
    <w:rsid w:val="002B6CCB"/>
    <w:rsid w:val="002C01D2"/>
    <w:rsid w:val="002C40DE"/>
    <w:rsid w:val="002E0B93"/>
    <w:rsid w:val="00301E30"/>
    <w:rsid w:val="0030404A"/>
    <w:rsid w:val="003060BC"/>
    <w:rsid w:val="003067CF"/>
    <w:rsid w:val="00306AA2"/>
    <w:rsid w:val="003237ED"/>
    <w:rsid w:val="0032479B"/>
    <w:rsid w:val="003252BE"/>
    <w:rsid w:val="0033626A"/>
    <w:rsid w:val="00345B34"/>
    <w:rsid w:val="00346EED"/>
    <w:rsid w:val="003506B7"/>
    <w:rsid w:val="0035648A"/>
    <w:rsid w:val="00356B67"/>
    <w:rsid w:val="0036250D"/>
    <w:rsid w:val="00364512"/>
    <w:rsid w:val="00367780"/>
    <w:rsid w:val="00376BF8"/>
    <w:rsid w:val="00381A7F"/>
    <w:rsid w:val="003823D1"/>
    <w:rsid w:val="0039146D"/>
    <w:rsid w:val="0039339D"/>
    <w:rsid w:val="00396658"/>
    <w:rsid w:val="003A364C"/>
    <w:rsid w:val="003B3198"/>
    <w:rsid w:val="003B3CEF"/>
    <w:rsid w:val="003B596F"/>
    <w:rsid w:val="003C4757"/>
    <w:rsid w:val="003C6A6D"/>
    <w:rsid w:val="003C71DD"/>
    <w:rsid w:val="003D25A8"/>
    <w:rsid w:val="003E3CAD"/>
    <w:rsid w:val="003E3EFD"/>
    <w:rsid w:val="003F432D"/>
    <w:rsid w:val="003F6700"/>
    <w:rsid w:val="00410137"/>
    <w:rsid w:val="004216E7"/>
    <w:rsid w:val="00427E05"/>
    <w:rsid w:val="004314F3"/>
    <w:rsid w:val="004527CA"/>
    <w:rsid w:val="004555A7"/>
    <w:rsid w:val="00474124"/>
    <w:rsid w:val="004A3936"/>
    <w:rsid w:val="004A429E"/>
    <w:rsid w:val="004A6E34"/>
    <w:rsid w:val="004B0C1C"/>
    <w:rsid w:val="004B322F"/>
    <w:rsid w:val="004C5D96"/>
    <w:rsid w:val="004D0706"/>
    <w:rsid w:val="004D42AA"/>
    <w:rsid w:val="004D7569"/>
    <w:rsid w:val="004D7816"/>
    <w:rsid w:val="004D7B30"/>
    <w:rsid w:val="004E0DA7"/>
    <w:rsid w:val="004E4F24"/>
    <w:rsid w:val="004F38D5"/>
    <w:rsid w:val="004F7568"/>
    <w:rsid w:val="00500624"/>
    <w:rsid w:val="00502A72"/>
    <w:rsid w:val="00505856"/>
    <w:rsid w:val="005111EA"/>
    <w:rsid w:val="005205D1"/>
    <w:rsid w:val="005241FF"/>
    <w:rsid w:val="005358D3"/>
    <w:rsid w:val="0053635B"/>
    <w:rsid w:val="00547A8D"/>
    <w:rsid w:val="005504FE"/>
    <w:rsid w:val="005518A9"/>
    <w:rsid w:val="00560C5C"/>
    <w:rsid w:val="005643B1"/>
    <w:rsid w:val="005674B0"/>
    <w:rsid w:val="00570A63"/>
    <w:rsid w:val="00573013"/>
    <w:rsid w:val="00573533"/>
    <w:rsid w:val="0057591B"/>
    <w:rsid w:val="005A20E6"/>
    <w:rsid w:val="005A7350"/>
    <w:rsid w:val="005A7830"/>
    <w:rsid w:val="005B041F"/>
    <w:rsid w:val="005B1806"/>
    <w:rsid w:val="005B3F59"/>
    <w:rsid w:val="005B4B46"/>
    <w:rsid w:val="005B554B"/>
    <w:rsid w:val="005C334B"/>
    <w:rsid w:val="005D3C80"/>
    <w:rsid w:val="005D686C"/>
    <w:rsid w:val="005D725A"/>
    <w:rsid w:val="005E0ECE"/>
    <w:rsid w:val="005E2A4B"/>
    <w:rsid w:val="005E311D"/>
    <w:rsid w:val="005E40E7"/>
    <w:rsid w:val="006070DD"/>
    <w:rsid w:val="00611B69"/>
    <w:rsid w:val="00614833"/>
    <w:rsid w:val="00617F86"/>
    <w:rsid w:val="0063309F"/>
    <w:rsid w:val="0063731D"/>
    <w:rsid w:val="00637970"/>
    <w:rsid w:val="00641171"/>
    <w:rsid w:val="0064510F"/>
    <w:rsid w:val="00653D8A"/>
    <w:rsid w:val="00654A80"/>
    <w:rsid w:val="006575BD"/>
    <w:rsid w:val="00676216"/>
    <w:rsid w:val="00676BE4"/>
    <w:rsid w:val="0067755E"/>
    <w:rsid w:val="006814F5"/>
    <w:rsid w:val="006834D2"/>
    <w:rsid w:val="00687CE3"/>
    <w:rsid w:val="0069672B"/>
    <w:rsid w:val="0069672D"/>
    <w:rsid w:val="006A3018"/>
    <w:rsid w:val="006C07B2"/>
    <w:rsid w:val="006C36B9"/>
    <w:rsid w:val="006C4FF8"/>
    <w:rsid w:val="006C51B3"/>
    <w:rsid w:val="006D28EA"/>
    <w:rsid w:val="006D5A77"/>
    <w:rsid w:val="006D6186"/>
    <w:rsid w:val="006E0022"/>
    <w:rsid w:val="006E2249"/>
    <w:rsid w:val="006E6826"/>
    <w:rsid w:val="006F2DEB"/>
    <w:rsid w:val="006F2E9F"/>
    <w:rsid w:val="0070437E"/>
    <w:rsid w:val="007045D8"/>
    <w:rsid w:val="00707727"/>
    <w:rsid w:val="007143B1"/>
    <w:rsid w:val="0072056A"/>
    <w:rsid w:val="00725A6E"/>
    <w:rsid w:val="00732829"/>
    <w:rsid w:val="00734138"/>
    <w:rsid w:val="00742449"/>
    <w:rsid w:val="00745F78"/>
    <w:rsid w:val="0075105B"/>
    <w:rsid w:val="0076367A"/>
    <w:rsid w:val="0076774F"/>
    <w:rsid w:val="00772664"/>
    <w:rsid w:val="00773208"/>
    <w:rsid w:val="00776446"/>
    <w:rsid w:val="0078298D"/>
    <w:rsid w:val="00782FA0"/>
    <w:rsid w:val="00783BB8"/>
    <w:rsid w:val="00793EEE"/>
    <w:rsid w:val="00795D03"/>
    <w:rsid w:val="007B5846"/>
    <w:rsid w:val="007C0D7D"/>
    <w:rsid w:val="007D50F7"/>
    <w:rsid w:val="007D7CE0"/>
    <w:rsid w:val="007F4E96"/>
    <w:rsid w:val="007F63B2"/>
    <w:rsid w:val="0080157C"/>
    <w:rsid w:val="008032C4"/>
    <w:rsid w:val="00812A8D"/>
    <w:rsid w:val="00814D05"/>
    <w:rsid w:val="008163B7"/>
    <w:rsid w:val="00824019"/>
    <w:rsid w:val="008263BF"/>
    <w:rsid w:val="008345AC"/>
    <w:rsid w:val="008351C0"/>
    <w:rsid w:val="00836D96"/>
    <w:rsid w:val="008376CC"/>
    <w:rsid w:val="00850744"/>
    <w:rsid w:val="00863BD2"/>
    <w:rsid w:val="0086658A"/>
    <w:rsid w:val="00883ED6"/>
    <w:rsid w:val="00885F97"/>
    <w:rsid w:val="00890B1C"/>
    <w:rsid w:val="0089250F"/>
    <w:rsid w:val="00892F5D"/>
    <w:rsid w:val="008957AF"/>
    <w:rsid w:val="008A06BF"/>
    <w:rsid w:val="008A75C2"/>
    <w:rsid w:val="008B45B2"/>
    <w:rsid w:val="008B70A4"/>
    <w:rsid w:val="008C2B16"/>
    <w:rsid w:val="008C6970"/>
    <w:rsid w:val="008D4640"/>
    <w:rsid w:val="008D4EE2"/>
    <w:rsid w:val="008E71DE"/>
    <w:rsid w:val="008E7B68"/>
    <w:rsid w:val="008F1200"/>
    <w:rsid w:val="008F3868"/>
    <w:rsid w:val="00901AE1"/>
    <w:rsid w:val="0091605F"/>
    <w:rsid w:val="009268A9"/>
    <w:rsid w:val="00932D49"/>
    <w:rsid w:val="009465E4"/>
    <w:rsid w:val="009561E8"/>
    <w:rsid w:val="00963AA5"/>
    <w:rsid w:val="00967760"/>
    <w:rsid w:val="009719A9"/>
    <w:rsid w:val="009744F4"/>
    <w:rsid w:val="009812E6"/>
    <w:rsid w:val="00983DCA"/>
    <w:rsid w:val="00993A39"/>
    <w:rsid w:val="009956CB"/>
    <w:rsid w:val="0099614C"/>
    <w:rsid w:val="009A18BB"/>
    <w:rsid w:val="009A3C80"/>
    <w:rsid w:val="009B4D36"/>
    <w:rsid w:val="009B58F8"/>
    <w:rsid w:val="009B599F"/>
    <w:rsid w:val="009C3072"/>
    <w:rsid w:val="009D2979"/>
    <w:rsid w:val="009E0CA9"/>
    <w:rsid w:val="009E193B"/>
    <w:rsid w:val="009F1FC1"/>
    <w:rsid w:val="009F2095"/>
    <w:rsid w:val="009F41A2"/>
    <w:rsid w:val="009F41DF"/>
    <w:rsid w:val="009F598B"/>
    <w:rsid w:val="00A02CDE"/>
    <w:rsid w:val="00A04943"/>
    <w:rsid w:val="00A07956"/>
    <w:rsid w:val="00A12305"/>
    <w:rsid w:val="00A123F4"/>
    <w:rsid w:val="00A13727"/>
    <w:rsid w:val="00A16181"/>
    <w:rsid w:val="00A17936"/>
    <w:rsid w:val="00A2237C"/>
    <w:rsid w:val="00A22530"/>
    <w:rsid w:val="00A27903"/>
    <w:rsid w:val="00A31EBD"/>
    <w:rsid w:val="00A42B9F"/>
    <w:rsid w:val="00A50647"/>
    <w:rsid w:val="00A52262"/>
    <w:rsid w:val="00A527AA"/>
    <w:rsid w:val="00A5354B"/>
    <w:rsid w:val="00A55C70"/>
    <w:rsid w:val="00A705A4"/>
    <w:rsid w:val="00A81E4D"/>
    <w:rsid w:val="00A9312B"/>
    <w:rsid w:val="00AC3F16"/>
    <w:rsid w:val="00AD3064"/>
    <w:rsid w:val="00AE560D"/>
    <w:rsid w:val="00AF7125"/>
    <w:rsid w:val="00B02269"/>
    <w:rsid w:val="00B03031"/>
    <w:rsid w:val="00B12832"/>
    <w:rsid w:val="00B21B33"/>
    <w:rsid w:val="00B247C8"/>
    <w:rsid w:val="00B2605C"/>
    <w:rsid w:val="00B30B15"/>
    <w:rsid w:val="00B32C8B"/>
    <w:rsid w:val="00B35A86"/>
    <w:rsid w:val="00B35C91"/>
    <w:rsid w:val="00B36F77"/>
    <w:rsid w:val="00B407E9"/>
    <w:rsid w:val="00B413C3"/>
    <w:rsid w:val="00B42FA6"/>
    <w:rsid w:val="00B562AF"/>
    <w:rsid w:val="00B652D2"/>
    <w:rsid w:val="00B673C3"/>
    <w:rsid w:val="00B8022D"/>
    <w:rsid w:val="00B81F7C"/>
    <w:rsid w:val="00B83C8A"/>
    <w:rsid w:val="00B87AAD"/>
    <w:rsid w:val="00B90F13"/>
    <w:rsid w:val="00B946A6"/>
    <w:rsid w:val="00BA2584"/>
    <w:rsid w:val="00BA3334"/>
    <w:rsid w:val="00BA4276"/>
    <w:rsid w:val="00BA4E0A"/>
    <w:rsid w:val="00BA66AE"/>
    <w:rsid w:val="00BB2B51"/>
    <w:rsid w:val="00BB4D01"/>
    <w:rsid w:val="00BC3200"/>
    <w:rsid w:val="00BD3701"/>
    <w:rsid w:val="00BD6173"/>
    <w:rsid w:val="00BE36B4"/>
    <w:rsid w:val="00BE3FC6"/>
    <w:rsid w:val="00BE5F61"/>
    <w:rsid w:val="00BE6BB2"/>
    <w:rsid w:val="00C04949"/>
    <w:rsid w:val="00C07085"/>
    <w:rsid w:val="00C0785B"/>
    <w:rsid w:val="00C11210"/>
    <w:rsid w:val="00C153E2"/>
    <w:rsid w:val="00C30297"/>
    <w:rsid w:val="00C41D3A"/>
    <w:rsid w:val="00C4385F"/>
    <w:rsid w:val="00C4603A"/>
    <w:rsid w:val="00C461CE"/>
    <w:rsid w:val="00C5160D"/>
    <w:rsid w:val="00C552E6"/>
    <w:rsid w:val="00C6596F"/>
    <w:rsid w:val="00C73DE6"/>
    <w:rsid w:val="00C7427F"/>
    <w:rsid w:val="00C77428"/>
    <w:rsid w:val="00C8601F"/>
    <w:rsid w:val="00C96E52"/>
    <w:rsid w:val="00CA021E"/>
    <w:rsid w:val="00CA31B9"/>
    <w:rsid w:val="00CA7B66"/>
    <w:rsid w:val="00CB0D55"/>
    <w:rsid w:val="00CC70BB"/>
    <w:rsid w:val="00CD1078"/>
    <w:rsid w:val="00CD3822"/>
    <w:rsid w:val="00CE1682"/>
    <w:rsid w:val="00CF041B"/>
    <w:rsid w:val="00CF17CA"/>
    <w:rsid w:val="00CF431D"/>
    <w:rsid w:val="00D03CC0"/>
    <w:rsid w:val="00D04EB1"/>
    <w:rsid w:val="00D05823"/>
    <w:rsid w:val="00D0698D"/>
    <w:rsid w:val="00D22DA3"/>
    <w:rsid w:val="00D23AB0"/>
    <w:rsid w:val="00D2709D"/>
    <w:rsid w:val="00D27D8F"/>
    <w:rsid w:val="00D41A47"/>
    <w:rsid w:val="00D43D22"/>
    <w:rsid w:val="00D51C61"/>
    <w:rsid w:val="00D600F5"/>
    <w:rsid w:val="00D622F5"/>
    <w:rsid w:val="00D62D27"/>
    <w:rsid w:val="00D65DD4"/>
    <w:rsid w:val="00D72F93"/>
    <w:rsid w:val="00D77FC2"/>
    <w:rsid w:val="00D91713"/>
    <w:rsid w:val="00D95BE4"/>
    <w:rsid w:val="00DA1032"/>
    <w:rsid w:val="00DA3E9B"/>
    <w:rsid w:val="00DA65C8"/>
    <w:rsid w:val="00DA7762"/>
    <w:rsid w:val="00DA7B70"/>
    <w:rsid w:val="00DA7C1E"/>
    <w:rsid w:val="00DB159F"/>
    <w:rsid w:val="00DD0B37"/>
    <w:rsid w:val="00DD1418"/>
    <w:rsid w:val="00DD4F67"/>
    <w:rsid w:val="00DD6B9C"/>
    <w:rsid w:val="00DD7159"/>
    <w:rsid w:val="00DE0DD3"/>
    <w:rsid w:val="00DE3568"/>
    <w:rsid w:val="00DE3716"/>
    <w:rsid w:val="00DE53BC"/>
    <w:rsid w:val="00DF071D"/>
    <w:rsid w:val="00DF674C"/>
    <w:rsid w:val="00DF72A4"/>
    <w:rsid w:val="00DF796E"/>
    <w:rsid w:val="00DF7F73"/>
    <w:rsid w:val="00E011FC"/>
    <w:rsid w:val="00E03078"/>
    <w:rsid w:val="00E03F6A"/>
    <w:rsid w:val="00E0602D"/>
    <w:rsid w:val="00E07676"/>
    <w:rsid w:val="00E174AF"/>
    <w:rsid w:val="00E27CE2"/>
    <w:rsid w:val="00E36498"/>
    <w:rsid w:val="00E415F8"/>
    <w:rsid w:val="00E41F6F"/>
    <w:rsid w:val="00E433B7"/>
    <w:rsid w:val="00E61465"/>
    <w:rsid w:val="00E655A3"/>
    <w:rsid w:val="00E70B00"/>
    <w:rsid w:val="00E71878"/>
    <w:rsid w:val="00E7226C"/>
    <w:rsid w:val="00E806E6"/>
    <w:rsid w:val="00EA01BA"/>
    <w:rsid w:val="00EA01D4"/>
    <w:rsid w:val="00EA0B93"/>
    <w:rsid w:val="00EA53BC"/>
    <w:rsid w:val="00EB66B4"/>
    <w:rsid w:val="00EC038D"/>
    <w:rsid w:val="00EC39F9"/>
    <w:rsid w:val="00ED26C5"/>
    <w:rsid w:val="00EE376D"/>
    <w:rsid w:val="00EE4E5B"/>
    <w:rsid w:val="00EF159C"/>
    <w:rsid w:val="00EF2794"/>
    <w:rsid w:val="00EF5C2A"/>
    <w:rsid w:val="00F00FFC"/>
    <w:rsid w:val="00F0713D"/>
    <w:rsid w:val="00F07503"/>
    <w:rsid w:val="00F103F3"/>
    <w:rsid w:val="00F1433C"/>
    <w:rsid w:val="00F17B2C"/>
    <w:rsid w:val="00F27AD2"/>
    <w:rsid w:val="00F32D4A"/>
    <w:rsid w:val="00F35771"/>
    <w:rsid w:val="00F44989"/>
    <w:rsid w:val="00F47A9A"/>
    <w:rsid w:val="00F53B45"/>
    <w:rsid w:val="00F63E7D"/>
    <w:rsid w:val="00F73165"/>
    <w:rsid w:val="00F73C39"/>
    <w:rsid w:val="00F760B3"/>
    <w:rsid w:val="00F80173"/>
    <w:rsid w:val="00F819AF"/>
    <w:rsid w:val="00F86350"/>
    <w:rsid w:val="00F93194"/>
    <w:rsid w:val="00FA0E1A"/>
    <w:rsid w:val="00FA25CE"/>
    <w:rsid w:val="00FB1E77"/>
    <w:rsid w:val="00FC6C48"/>
    <w:rsid w:val="00FD1C87"/>
    <w:rsid w:val="00FD3FA8"/>
    <w:rsid w:val="00FD4BDB"/>
    <w:rsid w:val="00FE460A"/>
    <w:rsid w:val="00FE48EC"/>
    <w:rsid w:val="00FE5F3E"/>
    <w:rsid w:val="00FE6131"/>
    <w:rsid w:val="00FF0565"/>
    <w:rsid w:val="00FF234D"/>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B05DA"/>
  <w15:chartTrackingRefBased/>
  <w15:docId w15:val="{400DAAF9-085C-2149-A6AC-D935EE58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2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2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2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22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B322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22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B322F"/>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4B32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322F"/>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1F1212"/>
    <w:pPr>
      <w:tabs>
        <w:tab w:val="left" w:pos="380"/>
      </w:tabs>
      <w:ind w:left="384" w:hanging="384"/>
    </w:pPr>
  </w:style>
  <w:style w:type="paragraph" w:styleId="ListParagraph">
    <w:name w:val="List Paragraph"/>
    <w:basedOn w:val="Normal"/>
    <w:uiPriority w:val="34"/>
    <w:qFormat/>
    <w:rsid w:val="0078298D"/>
    <w:pPr>
      <w:ind w:left="720"/>
      <w:contextualSpacing/>
    </w:pPr>
    <w:rPr>
      <w:rFonts w:eastAsia="Times New Roman" w:cs="Times New Roman"/>
      <w:sz w:val="22"/>
    </w:rPr>
  </w:style>
  <w:style w:type="table" w:styleId="TableGrid">
    <w:name w:val="Table Grid"/>
    <w:basedOn w:val="TableNormal"/>
    <w:uiPriority w:val="39"/>
    <w:rsid w:val="00BA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6A2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D6A2D"/>
    <w:rPr>
      <w:color w:val="0000FF"/>
      <w:u w:val="single"/>
    </w:rPr>
  </w:style>
  <w:style w:type="character" w:styleId="PlaceholderText">
    <w:name w:val="Placeholder Text"/>
    <w:basedOn w:val="DefaultParagraphFont"/>
    <w:uiPriority w:val="99"/>
    <w:semiHidden/>
    <w:rsid w:val="004527CA"/>
    <w:rPr>
      <w:color w:val="808080"/>
    </w:rPr>
  </w:style>
  <w:style w:type="character" w:styleId="UnresolvedMention">
    <w:name w:val="Unresolved Mention"/>
    <w:basedOn w:val="DefaultParagraphFont"/>
    <w:uiPriority w:val="99"/>
    <w:semiHidden/>
    <w:unhideWhenUsed/>
    <w:rsid w:val="00637970"/>
    <w:rPr>
      <w:color w:val="605E5C"/>
      <w:shd w:val="clear" w:color="auto" w:fill="E1DFDD"/>
    </w:rPr>
  </w:style>
  <w:style w:type="character" w:styleId="LineNumber">
    <w:name w:val="line number"/>
    <w:basedOn w:val="DefaultParagraphFont"/>
    <w:uiPriority w:val="99"/>
    <w:semiHidden/>
    <w:unhideWhenUsed/>
    <w:rsid w:val="00883ED6"/>
  </w:style>
  <w:style w:type="paragraph" w:styleId="Header">
    <w:name w:val="header"/>
    <w:basedOn w:val="Normal"/>
    <w:link w:val="HeaderChar"/>
    <w:uiPriority w:val="99"/>
    <w:unhideWhenUsed/>
    <w:rsid w:val="00883ED6"/>
    <w:pPr>
      <w:tabs>
        <w:tab w:val="center" w:pos="4680"/>
        <w:tab w:val="right" w:pos="9360"/>
      </w:tabs>
    </w:pPr>
  </w:style>
  <w:style w:type="character" w:customStyle="1" w:styleId="HeaderChar">
    <w:name w:val="Header Char"/>
    <w:basedOn w:val="DefaultParagraphFont"/>
    <w:link w:val="Header"/>
    <w:uiPriority w:val="99"/>
    <w:rsid w:val="00883ED6"/>
  </w:style>
  <w:style w:type="paragraph" w:styleId="Footer">
    <w:name w:val="footer"/>
    <w:basedOn w:val="Normal"/>
    <w:link w:val="FooterChar"/>
    <w:uiPriority w:val="99"/>
    <w:unhideWhenUsed/>
    <w:rsid w:val="00883ED6"/>
    <w:pPr>
      <w:tabs>
        <w:tab w:val="center" w:pos="4680"/>
        <w:tab w:val="right" w:pos="9360"/>
      </w:tabs>
    </w:pPr>
  </w:style>
  <w:style w:type="character" w:customStyle="1" w:styleId="FooterChar">
    <w:name w:val="Footer Char"/>
    <w:basedOn w:val="DefaultParagraphFont"/>
    <w:link w:val="Footer"/>
    <w:uiPriority w:val="99"/>
    <w:rsid w:val="00883ED6"/>
  </w:style>
  <w:style w:type="paragraph" w:styleId="Revision">
    <w:name w:val="Revision"/>
    <w:hidden/>
    <w:uiPriority w:val="99"/>
    <w:semiHidden/>
    <w:rsid w:val="000E43E0"/>
  </w:style>
  <w:style w:type="table" w:styleId="PlainTable2">
    <w:name w:val="Plain Table 2"/>
    <w:basedOn w:val="TableNormal"/>
    <w:uiPriority w:val="42"/>
    <w:rsid w:val="00F071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7979">
      <w:bodyDiv w:val="1"/>
      <w:marLeft w:val="0"/>
      <w:marRight w:val="0"/>
      <w:marTop w:val="0"/>
      <w:marBottom w:val="0"/>
      <w:divBdr>
        <w:top w:val="none" w:sz="0" w:space="0" w:color="auto"/>
        <w:left w:val="none" w:sz="0" w:space="0" w:color="auto"/>
        <w:bottom w:val="none" w:sz="0" w:space="0" w:color="auto"/>
        <w:right w:val="none" w:sz="0" w:space="0" w:color="auto"/>
      </w:divBdr>
    </w:div>
    <w:div w:id="28843768">
      <w:bodyDiv w:val="1"/>
      <w:marLeft w:val="0"/>
      <w:marRight w:val="0"/>
      <w:marTop w:val="0"/>
      <w:marBottom w:val="0"/>
      <w:divBdr>
        <w:top w:val="none" w:sz="0" w:space="0" w:color="auto"/>
        <w:left w:val="none" w:sz="0" w:space="0" w:color="auto"/>
        <w:bottom w:val="none" w:sz="0" w:space="0" w:color="auto"/>
        <w:right w:val="none" w:sz="0" w:space="0" w:color="auto"/>
      </w:divBdr>
    </w:div>
    <w:div w:id="86384797">
      <w:bodyDiv w:val="1"/>
      <w:marLeft w:val="0"/>
      <w:marRight w:val="0"/>
      <w:marTop w:val="0"/>
      <w:marBottom w:val="0"/>
      <w:divBdr>
        <w:top w:val="none" w:sz="0" w:space="0" w:color="auto"/>
        <w:left w:val="none" w:sz="0" w:space="0" w:color="auto"/>
        <w:bottom w:val="none" w:sz="0" w:space="0" w:color="auto"/>
        <w:right w:val="none" w:sz="0" w:space="0" w:color="auto"/>
      </w:divBdr>
    </w:div>
    <w:div w:id="126092873">
      <w:bodyDiv w:val="1"/>
      <w:marLeft w:val="0"/>
      <w:marRight w:val="0"/>
      <w:marTop w:val="0"/>
      <w:marBottom w:val="0"/>
      <w:divBdr>
        <w:top w:val="none" w:sz="0" w:space="0" w:color="auto"/>
        <w:left w:val="none" w:sz="0" w:space="0" w:color="auto"/>
        <w:bottom w:val="none" w:sz="0" w:space="0" w:color="auto"/>
        <w:right w:val="none" w:sz="0" w:space="0" w:color="auto"/>
      </w:divBdr>
    </w:div>
    <w:div w:id="224411773">
      <w:bodyDiv w:val="1"/>
      <w:marLeft w:val="0"/>
      <w:marRight w:val="0"/>
      <w:marTop w:val="0"/>
      <w:marBottom w:val="0"/>
      <w:divBdr>
        <w:top w:val="none" w:sz="0" w:space="0" w:color="auto"/>
        <w:left w:val="none" w:sz="0" w:space="0" w:color="auto"/>
        <w:bottom w:val="none" w:sz="0" w:space="0" w:color="auto"/>
        <w:right w:val="none" w:sz="0" w:space="0" w:color="auto"/>
      </w:divBdr>
    </w:div>
    <w:div w:id="367149640">
      <w:bodyDiv w:val="1"/>
      <w:marLeft w:val="0"/>
      <w:marRight w:val="0"/>
      <w:marTop w:val="0"/>
      <w:marBottom w:val="0"/>
      <w:divBdr>
        <w:top w:val="none" w:sz="0" w:space="0" w:color="auto"/>
        <w:left w:val="none" w:sz="0" w:space="0" w:color="auto"/>
        <w:bottom w:val="none" w:sz="0" w:space="0" w:color="auto"/>
        <w:right w:val="none" w:sz="0" w:space="0" w:color="auto"/>
      </w:divBdr>
    </w:div>
    <w:div w:id="374161006">
      <w:bodyDiv w:val="1"/>
      <w:marLeft w:val="0"/>
      <w:marRight w:val="0"/>
      <w:marTop w:val="0"/>
      <w:marBottom w:val="0"/>
      <w:divBdr>
        <w:top w:val="none" w:sz="0" w:space="0" w:color="auto"/>
        <w:left w:val="none" w:sz="0" w:space="0" w:color="auto"/>
        <w:bottom w:val="none" w:sz="0" w:space="0" w:color="auto"/>
        <w:right w:val="none" w:sz="0" w:space="0" w:color="auto"/>
      </w:divBdr>
    </w:div>
    <w:div w:id="460924716">
      <w:bodyDiv w:val="1"/>
      <w:marLeft w:val="0"/>
      <w:marRight w:val="0"/>
      <w:marTop w:val="0"/>
      <w:marBottom w:val="0"/>
      <w:divBdr>
        <w:top w:val="none" w:sz="0" w:space="0" w:color="auto"/>
        <w:left w:val="none" w:sz="0" w:space="0" w:color="auto"/>
        <w:bottom w:val="none" w:sz="0" w:space="0" w:color="auto"/>
        <w:right w:val="none" w:sz="0" w:space="0" w:color="auto"/>
      </w:divBdr>
    </w:div>
    <w:div w:id="464547272">
      <w:bodyDiv w:val="1"/>
      <w:marLeft w:val="0"/>
      <w:marRight w:val="0"/>
      <w:marTop w:val="0"/>
      <w:marBottom w:val="0"/>
      <w:divBdr>
        <w:top w:val="none" w:sz="0" w:space="0" w:color="auto"/>
        <w:left w:val="none" w:sz="0" w:space="0" w:color="auto"/>
        <w:bottom w:val="none" w:sz="0" w:space="0" w:color="auto"/>
        <w:right w:val="none" w:sz="0" w:space="0" w:color="auto"/>
      </w:divBdr>
    </w:div>
    <w:div w:id="524250374">
      <w:bodyDiv w:val="1"/>
      <w:marLeft w:val="0"/>
      <w:marRight w:val="0"/>
      <w:marTop w:val="0"/>
      <w:marBottom w:val="0"/>
      <w:divBdr>
        <w:top w:val="none" w:sz="0" w:space="0" w:color="auto"/>
        <w:left w:val="none" w:sz="0" w:space="0" w:color="auto"/>
        <w:bottom w:val="none" w:sz="0" w:space="0" w:color="auto"/>
        <w:right w:val="none" w:sz="0" w:space="0" w:color="auto"/>
      </w:divBdr>
    </w:div>
    <w:div w:id="568736472">
      <w:bodyDiv w:val="1"/>
      <w:marLeft w:val="0"/>
      <w:marRight w:val="0"/>
      <w:marTop w:val="0"/>
      <w:marBottom w:val="0"/>
      <w:divBdr>
        <w:top w:val="none" w:sz="0" w:space="0" w:color="auto"/>
        <w:left w:val="none" w:sz="0" w:space="0" w:color="auto"/>
        <w:bottom w:val="none" w:sz="0" w:space="0" w:color="auto"/>
        <w:right w:val="none" w:sz="0" w:space="0" w:color="auto"/>
      </w:divBdr>
    </w:div>
    <w:div w:id="625699632">
      <w:bodyDiv w:val="1"/>
      <w:marLeft w:val="0"/>
      <w:marRight w:val="0"/>
      <w:marTop w:val="0"/>
      <w:marBottom w:val="0"/>
      <w:divBdr>
        <w:top w:val="none" w:sz="0" w:space="0" w:color="auto"/>
        <w:left w:val="none" w:sz="0" w:space="0" w:color="auto"/>
        <w:bottom w:val="none" w:sz="0" w:space="0" w:color="auto"/>
        <w:right w:val="none" w:sz="0" w:space="0" w:color="auto"/>
      </w:divBdr>
    </w:div>
    <w:div w:id="638808031">
      <w:bodyDiv w:val="1"/>
      <w:marLeft w:val="0"/>
      <w:marRight w:val="0"/>
      <w:marTop w:val="0"/>
      <w:marBottom w:val="0"/>
      <w:divBdr>
        <w:top w:val="none" w:sz="0" w:space="0" w:color="auto"/>
        <w:left w:val="none" w:sz="0" w:space="0" w:color="auto"/>
        <w:bottom w:val="none" w:sz="0" w:space="0" w:color="auto"/>
        <w:right w:val="none" w:sz="0" w:space="0" w:color="auto"/>
      </w:divBdr>
    </w:div>
    <w:div w:id="639001024">
      <w:bodyDiv w:val="1"/>
      <w:marLeft w:val="0"/>
      <w:marRight w:val="0"/>
      <w:marTop w:val="0"/>
      <w:marBottom w:val="0"/>
      <w:divBdr>
        <w:top w:val="none" w:sz="0" w:space="0" w:color="auto"/>
        <w:left w:val="none" w:sz="0" w:space="0" w:color="auto"/>
        <w:bottom w:val="none" w:sz="0" w:space="0" w:color="auto"/>
        <w:right w:val="none" w:sz="0" w:space="0" w:color="auto"/>
      </w:divBdr>
    </w:div>
    <w:div w:id="655765614">
      <w:bodyDiv w:val="1"/>
      <w:marLeft w:val="0"/>
      <w:marRight w:val="0"/>
      <w:marTop w:val="0"/>
      <w:marBottom w:val="0"/>
      <w:divBdr>
        <w:top w:val="none" w:sz="0" w:space="0" w:color="auto"/>
        <w:left w:val="none" w:sz="0" w:space="0" w:color="auto"/>
        <w:bottom w:val="none" w:sz="0" w:space="0" w:color="auto"/>
        <w:right w:val="none" w:sz="0" w:space="0" w:color="auto"/>
      </w:divBdr>
    </w:div>
    <w:div w:id="735323994">
      <w:bodyDiv w:val="1"/>
      <w:marLeft w:val="0"/>
      <w:marRight w:val="0"/>
      <w:marTop w:val="0"/>
      <w:marBottom w:val="0"/>
      <w:divBdr>
        <w:top w:val="none" w:sz="0" w:space="0" w:color="auto"/>
        <w:left w:val="none" w:sz="0" w:space="0" w:color="auto"/>
        <w:bottom w:val="none" w:sz="0" w:space="0" w:color="auto"/>
        <w:right w:val="none" w:sz="0" w:space="0" w:color="auto"/>
      </w:divBdr>
    </w:div>
    <w:div w:id="736826001">
      <w:bodyDiv w:val="1"/>
      <w:marLeft w:val="0"/>
      <w:marRight w:val="0"/>
      <w:marTop w:val="0"/>
      <w:marBottom w:val="0"/>
      <w:divBdr>
        <w:top w:val="none" w:sz="0" w:space="0" w:color="auto"/>
        <w:left w:val="none" w:sz="0" w:space="0" w:color="auto"/>
        <w:bottom w:val="none" w:sz="0" w:space="0" w:color="auto"/>
        <w:right w:val="none" w:sz="0" w:space="0" w:color="auto"/>
      </w:divBdr>
    </w:div>
    <w:div w:id="839274764">
      <w:bodyDiv w:val="1"/>
      <w:marLeft w:val="0"/>
      <w:marRight w:val="0"/>
      <w:marTop w:val="0"/>
      <w:marBottom w:val="0"/>
      <w:divBdr>
        <w:top w:val="none" w:sz="0" w:space="0" w:color="auto"/>
        <w:left w:val="none" w:sz="0" w:space="0" w:color="auto"/>
        <w:bottom w:val="none" w:sz="0" w:space="0" w:color="auto"/>
        <w:right w:val="none" w:sz="0" w:space="0" w:color="auto"/>
      </w:divBdr>
    </w:div>
    <w:div w:id="845826251">
      <w:bodyDiv w:val="1"/>
      <w:marLeft w:val="0"/>
      <w:marRight w:val="0"/>
      <w:marTop w:val="0"/>
      <w:marBottom w:val="0"/>
      <w:divBdr>
        <w:top w:val="none" w:sz="0" w:space="0" w:color="auto"/>
        <w:left w:val="none" w:sz="0" w:space="0" w:color="auto"/>
        <w:bottom w:val="none" w:sz="0" w:space="0" w:color="auto"/>
        <w:right w:val="none" w:sz="0" w:space="0" w:color="auto"/>
      </w:divBdr>
    </w:div>
    <w:div w:id="880944584">
      <w:bodyDiv w:val="1"/>
      <w:marLeft w:val="0"/>
      <w:marRight w:val="0"/>
      <w:marTop w:val="0"/>
      <w:marBottom w:val="0"/>
      <w:divBdr>
        <w:top w:val="none" w:sz="0" w:space="0" w:color="auto"/>
        <w:left w:val="none" w:sz="0" w:space="0" w:color="auto"/>
        <w:bottom w:val="none" w:sz="0" w:space="0" w:color="auto"/>
        <w:right w:val="none" w:sz="0" w:space="0" w:color="auto"/>
      </w:divBdr>
    </w:div>
    <w:div w:id="886799483">
      <w:bodyDiv w:val="1"/>
      <w:marLeft w:val="0"/>
      <w:marRight w:val="0"/>
      <w:marTop w:val="0"/>
      <w:marBottom w:val="0"/>
      <w:divBdr>
        <w:top w:val="none" w:sz="0" w:space="0" w:color="auto"/>
        <w:left w:val="none" w:sz="0" w:space="0" w:color="auto"/>
        <w:bottom w:val="none" w:sz="0" w:space="0" w:color="auto"/>
        <w:right w:val="none" w:sz="0" w:space="0" w:color="auto"/>
      </w:divBdr>
    </w:div>
    <w:div w:id="1166436310">
      <w:bodyDiv w:val="1"/>
      <w:marLeft w:val="0"/>
      <w:marRight w:val="0"/>
      <w:marTop w:val="0"/>
      <w:marBottom w:val="0"/>
      <w:divBdr>
        <w:top w:val="none" w:sz="0" w:space="0" w:color="auto"/>
        <w:left w:val="none" w:sz="0" w:space="0" w:color="auto"/>
        <w:bottom w:val="none" w:sz="0" w:space="0" w:color="auto"/>
        <w:right w:val="none" w:sz="0" w:space="0" w:color="auto"/>
      </w:divBdr>
    </w:div>
    <w:div w:id="1229002254">
      <w:bodyDiv w:val="1"/>
      <w:marLeft w:val="0"/>
      <w:marRight w:val="0"/>
      <w:marTop w:val="0"/>
      <w:marBottom w:val="0"/>
      <w:divBdr>
        <w:top w:val="none" w:sz="0" w:space="0" w:color="auto"/>
        <w:left w:val="none" w:sz="0" w:space="0" w:color="auto"/>
        <w:bottom w:val="none" w:sz="0" w:space="0" w:color="auto"/>
        <w:right w:val="none" w:sz="0" w:space="0" w:color="auto"/>
      </w:divBdr>
    </w:div>
    <w:div w:id="1291977766">
      <w:bodyDiv w:val="1"/>
      <w:marLeft w:val="0"/>
      <w:marRight w:val="0"/>
      <w:marTop w:val="0"/>
      <w:marBottom w:val="0"/>
      <w:divBdr>
        <w:top w:val="none" w:sz="0" w:space="0" w:color="auto"/>
        <w:left w:val="none" w:sz="0" w:space="0" w:color="auto"/>
        <w:bottom w:val="none" w:sz="0" w:space="0" w:color="auto"/>
        <w:right w:val="none" w:sz="0" w:space="0" w:color="auto"/>
      </w:divBdr>
    </w:div>
    <w:div w:id="1406536965">
      <w:bodyDiv w:val="1"/>
      <w:marLeft w:val="0"/>
      <w:marRight w:val="0"/>
      <w:marTop w:val="0"/>
      <w:marBottom w:val="0"/>
      <w:divBdr>
        <w:top w:val="none" w:sz="0" w:space="0" w:color="auto"/>
        <w:left w:val="none" w:sz="0" w:space="0" w:color="auto"/>
        <w:bottom w:val="none" w:sz="0" w:space="0" w:color="auto"/>
        <w:right w:val="none" w:sz="0" w:space="0" w:color="auto"/>
      </w:divBdr>
    </w:div>
    <w:div w:id="1463495996">
      <w:bodyDiv w:val="1"/>
      <w:marLeft w:val="0"/>
      <w:marRight w:val="0"/>
      <w:marTop w:val="0"/>
      <w:marBottom w:val="0"/>
      <w:divBdr>
        <w:top w:val="none" w:sz="0" w:space="0" w:color="auto"/>
        <w:left w:val="none" w:sz="0" w:space="0" w:color="auto"/>
        <w:bottom w:val="none" w:sz="0" w:space="0" w:color="auto"/>
        <w:right w:val="none" w:sz="0" w:space="0" w:color="auto"/>
      </w:divBdr>
    </w:div>
    <w:div w:id="1516723563">
      <w:bodyDiv w:val="1"/>
      <w:marLeft w:val="0"/>
      <w:marRight w:val="0"/>
      <w:marTop w:val="0"/>
      <w:marBottom w:val="0"/>
      <w:divBdr>
        <w:top w:val="none" w:sz="0" w:space="0" w:color="auto"/>
        <w:left w:val="none" w:sz="0" w:space="0" w:color="auto"/>
        <w:bottom w:val="none" w:sz="0" w:space="0" w:color="auto"/>
        <w:right w:val="none" w:sz="0" w:space="0" w:color="auto"/>
      </w:divBdr>
    </w:div>
    <w:div w:id="1639649931">
      <w:bodyDiv w:val="1"/>
      <w:marLeft w:val="0"/>
      <w:marRight w:val="0"/>
      <w:marTop w:val="0"/>
      <w:marBottom w:val="0"/>
      <w:divBdr>
        <w:top w:val="none" w:sz="0" w:space="0" w:color="auto"/>
        <w:left w:val="none" w:sz="0" w:space="0" w:color="auto"/>
        <w:bottom w:val="none" w:sz="0" w:space="0" w:color="auto"/>
        <w:right w:val="none" w:sz="0" w:space="0" w:color="auto"/>
      </w:divBdr>
    </w:div>
    <w:div w:id="1738360250">
      <w:bodyDiv w:val="1"/>
      <w:marLeft w:val="0"/>
      <w:marRight w:val="0"/>
      <w:marTop w:val="0"/>
      <w:marBottom w:val="0"/>
      <w:divBdr>
        <w:top w:val="none" w:sz="0" w:space="0" w:color="auto"/>
        <w:left w:val="none" w:sz="0" w:space="0" w:color="auto"/>
        <w:bottom w:val="none" w:sz="0" w:space="0" w:color="auto"/>
        <w:right w:val="none" w:sz="0" w:space="0" w:color="auto"/>
      </w:divBdr>
    </w:div>
    <w:div w:id="1844009238">
      <w:bodyDiv w:val="1"/>
      <w:marLeft w:val="0"/>
      <w:marRight w:val="0"/>
      <w:marTop w:val="0"/>
      <w:marBottom w:val="0"/>
      <w:divBdr>
        <w:top w:val="none" w:sz="0" w:space="0" w:color="auto"/>
        <w:left w:val="none" w:sz="0" w:space="0" w:color="auto"/>
        <w:bottom w:val="none" w:sz="0" w:space="0" w:color="auto"/>
        <w:right w:val="none" w:sz="0" w:space="0" w:color="auto"/>
      </w:divBdr>
    </w:div>
    <w:div w:id="1867057400">
      <w:bodyDiv w:val="1"/>
      <w:marLeft w:val="0"/>
      <w:marRight w:val="0"/>
      <w:marTop w:val="0"/>
      <w:marBottom w:val="0"/>
      <w:divBdr>
        <w:top w:val="none" w:sz="0" w:space="0" w:color="auto"/>
        <w:left w:val="none" w:sz="0" w:space="0" w:color="auto"/>
        <w:bottom w:val="none" w:sz="0" w:space="0" w:color="auto"/>
        <w:right w:val="none" w:sz="0" w:space="0" w:color="auto"/>
      </w:divBdr>
    </w:div>
    <w:div w:id="1885406933">
      <w:bodyDiv w:val="1"/>
      <w:marLeft w:val="0"/>
      <w:marRight w:val="0"/>
      <w:marTop w:val="0"/>
      <w:marBottom w:val="0"/>
      <w:divBdr>
        <w:top w:val="none" w:sz="0" w:space="0" w:color="auto"/>
        <w:left w:val="none" w:sz="0" w:space="0" w:color="auto"/>
        <w:bottom w:val="none" w:sz="0" w:space="0" w:color="auto"/>
        <w:right w:val="none" w:sz="0" w:space="0" w:color="auto"/>
      </w:divBdr>
    </w:div>
    <w:div w:id="1922064767">
      <w:bodyDiv w:val="1"/>
      <w:marLeft w:val="0"/>
      <w:marRight w:val="0"/>
      <w:marTop w:val="0"/>
      <w:marBottom w:val="0"/>
      <w:divBdr>
        <w:top w:val="none" w:sz="0" w:space="0" w:color="auto"/>
        <w:left w:val="none" w:sz="0" w:space="0" w:color="auto"/>
        <w:bottom w:val="none" w:sz="0" w:space="0" w:color="auto"/>
        <w:right w:val="none" w:sz="0" w:space="0" w:color="auto"/>
      </w:divBdr>
    </w:div>
    <w:div w:id="1933927930">
      <w:bodyDiv w:val="1"/>
      <w:marLeft w:val="0"/>
      <w:marRight w:val="0"/>
      <w:marTop w:val="0"/>
      <w:marBottom w:val="0"/>
      <w:divBdr>
        <w:top w:val="none" w:sz="0" w:space="0" w:color="auto"/>
        <w:left w:val="none" w:sz="0" w:space="0" w:color="auto"/>
        <w:bottom w:val="none" w:sz="0" w:space="0" w:color="auto"/>
        <w:right w:val="none" w:sz="0" w:space="0" w:color="auto"/>
      </w:divBdr>
    </w:div>
    <w:div w:id="1976595480">
      <w:bodyDiv w:val="1"/>
      <w:marLeft w:val="0"/>
      <w:marRight w:val="0"/>
      <w:marTop w:val="0"/>
      <w:marBottom w:val="0"/>
      <w:divBdr>
        <w:top w:val="none" w:sz="0" w:space="0" w:color="auto"/>
        <w:left w:val="none" w:sz="0" w:space="0" w:color="auto"/>
        <w:bottom w:val="none" w:sz="0" w:space="0" w:color="auto"/>
        <w:right w:val="none" w:sz="0" w:space="0" w:color="auto"/>
      </w:divBdr>
    </w:div>
    <w:div w:id="2037999477">
      <w:bodyDiv w:val="1"/>
      <w:marLeft w:val="0"/>
      <w:marRight w:val="0"/>
      <w:marTop w:val="0"/>
      <w:marBottom w:val="0"/>
      <w:divBdr>
        <w:top w:val="none" w:sz="0" w:space="0" w:color="auto"/>
        <w:left w:val="none" w:sz="0" w:space="0" w:color="auto"/>
        <w:bottom w:val="none" w:sz="0" w:space="0" w:color="auto"/>
        <w:right w:val="none" w:sz="0" w:space="0" w:color="auto"/>
      </w:divBdr>
    </w:div>
    <w:div w:id="2077167322">
      <w:bodyDiv w:val="1"/>
      <w:marLeft w:val="0"/>
      <w:marRight w:val="0"/>
      <w:marTop w:val="0"/>
      <w:marBottom w:val="0"/>
      <w:divBdr>
        <w:top w:val="none" w:sz="0" w:space="0" w:color="auto"/>
        <w:left w:val="none" w:sz="0" w:space="0" w:color="auto"/>
        <w:bottom w:val="none" w:sz="0" w:space="0" w:color="auto"/>
        <w:right w:val="none" w:sz="0" w:space="0" w:color="auto"/>
      </w:divBdr>
    </w:div>
    <w:div w:id="211270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F3B4FE-01C1-1747-95AA-3F73C121B204}">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2898-A755-C94B-B6D9-3DE9F6C8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33</Pages>
  <Words>19869</Words>
  <Characters>113257</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3</cp:revision>
  <cp:lastPrinted>2022-12-27T22:30:00Z</cp:lastPrinted>
  <dcterms:created xsi:type="dcterms:W3CDTF">2023-02-09T19:22:00Z</dcterms:created>
  <dcterms:modified xsi:type="dcterms:W3CDTF">2023-02-09T19:28:00Z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id="FfBYflgw"/&gt;&lt;style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_documentId">
    <vt:lpwstr>documentId_1697</vt:lpwstr>
  </property>
  <property fmtid="{D5CDD505-2E9C-101B-9397-08002B2CF9AE}" pid="5" name="grammarly_documentContext">
    <vt:lpwstr>{"goals":[],"domain":"general","emotions":[],"dialect":"american"}</vt:lpwstr>
  </property>
</Properties>
</file>